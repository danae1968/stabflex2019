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A9815" w14:textId="3FD7628D" w:rsidR="00F5237B" w:rsidRPr="00970564" w:rsidRDefault="00B0522D" w:rsidP="00E922A2">
      <w:pPr>
        <w:spacing w:line="360" w:lineRule="auto"/>
        <w:rPr>
          <w:rFonts w:cs="Arial"/>
          <w:b/>
          <w:i/>
          <w:sz w:val="32"/>
        </w:rPr>
      </w:pPr>
      <w:r w:rsidRPr="00970564">
        <w:rPr>
          <w:rFonts w:cs="Arial"/>
          <w:b/>
          <w:i/>
          <w:sz w:val="32"/>
        </w:rPr>
        <w:t>Title:</w:t>
      </w:r>
      <w:bookmarkStart w:id="0" w:name="_Toc9417983"/>
      <w:r w:rsidR="000960AA" w:rsidRPr="00970564">
        <w:rPr>
          <w:rFonts w:cs="Arial"/>
          <w:b/>
          <w:i/>
          <w:sz w:val="32"/>
        </w:rPr>
        <w:t xml:space="preserve"> </w:t>
      </w:r>
      <w:r w:rsidR="00F5237B" w:rsidRPr="00970564">
        <w:rPr>
          <w:rFonts w:cs="Arial"/>
          <w:b/>
          <w:sz w:val="32"/>
        </w:rPr>
        <w:t>Quantifying the cost of cognitive stability and flexibility</w:t>
      </w:r>
      <w:bookmarkEnd w:id="0"/>
    </w:p>
    <w:p w14:paraId="3BA67BC1" w14:textId="77777777" w:rsidR="00B0522D" w:rsidRPr="00970564" w:rsidRDefault="00B0522D" w:rsidP="00E922A2">
      <w:pPr>
        <w:spacing w:line="360" w:lineRule="auto"/>
        <w:rPr>
          <w:rFonts w:cs="Arial"/>
          <w:i/>
          <w:szCs w:val="24"/>
        </w:rPr>
      </w:pPr>
      <w:r w:rsidRPr="00970564">
        <w:rPr>
          <w:rFonts w:cs="Arial"/>
          <w:i/>
          <w:szCs w:val="24"/>
        </w:rPr>
        <w:t xml:space="preserve">Authors: </w:t>
      </w:r>
    </w:p>
    <w:p w14:paraId="7CE679F8" w14:textId="0DAA142B" w:rsidR="00B0522D" w:rsidRPr="00970564" w:rsidRDefault="00B0522D" w:rsidP="00E922A2">
      <w:pPr>
        <w:spacing w:line="360" w:lineRule="auto"/>
        <w:rPr>
          <w:rFonts w:cs="Arial"/>
          <w:szCs w:val="24"/>
        </w:rPr>
      </w:pPr>
      <w:r w:rsidRPr="00970564">
        <w:rPr>
          <w:rFonts w:cs="Arial"/>
          <w:szCs w:val="24"/>
        </w:rPr>
        <w:t>Danae Papadopetraki</w:t>
      </w:r>
      <w:r w:rsidR="00EE0AF1" w:rsidRPr="00970564">
        <w:rPr>
          <w:rFonts w:cs="Arial"/>
          <w:szCs w:val="24"/>
          <w:vertAlign w:val="superscript"/>
        </w:rPr>
        <w:t>1,2</w:t>
      </w:r>
      <w:del w:id="1" w:author="Danai Papadopetraki" w:date="2019-08-07T16:34:00Z">
        <w:r w:rsidRPr="00970564" w:rsidDel="00EC30C1">
          <w:rPr>
            <w:rFonts w:cs="Arial"/>
            <w:szCs w:val="24"/>
          </w:rPr>
          <w:delText>,</w:delText>
        </w:r>
      </w:del>
      <w:r w:rsidRPr="00970564">
        <w:rPr>
          <w:rFonts w:cs="Arial"/>
          <w:szCs w:val="24"/>
        </w:rPr>
        <w:t xml:space="preserve"> Monja </w:t>
      </w:r>
      <w:r w:rsidR="006E4517">
        <w:rPr>
          <w:rFonts w:cs="Arial"/>
          <w:szCs w:val="24"/>
        </w:rPr>
        <w:t xml:space="preserve">I. </w:t>
      </w:r>
      <w:r w:rsidRPr="00970564">
        <w:rPr>
          <w:rFonts w:cs="Arial"/>
          <w:szCs w:val="24"/>
        </w:rPr>
        <w:t>Frob</w:t>
      </w:r>
      <w:r w:rsidR="006E4517">
        <w:rPr>
          <w:rFonts w:cs="Arial"/>
          <w:szCs w:val="24"/>
        </w:rPr>
        <w:t>ö</w:t>
      </w:r>
      <w:r w:rsidRPr="00970564">
        <w:rPr>
          <w:rFonts w:cs="Arial"/>
          <w:szCs w:val="24"/>
        </w:rPr>
        <w:t>se</w:t>
      </w:r>
      <w:r w:rsidRPr="00970564">
        <w:rPr>
          <w:rFonts w:cs="Arial"/>
          <w:szCs w:val="24"/>
          <w:vertAlign w:val="superscript"/>
        </w:rPr>
        <w:t>1</w:t>
      </w:r>
      <w:r w:rsidRPr="00970564">
        <w:rPr>
          <w:rFonts w:cs="Arial"/>
          <w:szCs w:val="24"/>
        </w:rPr>
        <w:t>, Andrew Westbrook</w:t>
      </w:r>
      <w:r w:rsidRPr="00970564">
        <w:rPr>
          <w:rFonts w:cs="Arial"/>
          <w:szCs w:val="24"/>
          <w:vertAlign w:val="superscript"/>
        </w:rPr>
        <w:t>3</w:t>
      </w:r>
      <w:r w:rsidRPr="00970564">
        <w:rPr>
          <w:rFonts w:cs="Arial"/>
          <w:szCs w:val="24"/>
        </w:rPr>
        <w:t xml:space="preserve">, </w:t>
      </w:r>
      <w:r w:rsidR="00891D0D" w:rsidRPr="00970564">
        <w:rPr>
          <w:rFonts w:cs="Arial"/>
          <w:szCs w:val="24"/>
        </w:rPr>
        <w:t>Bram Zandbelt</w:t>
      </w:r>
      <w:r w:rsidR="00891D0D" w:rsidRPr="00970564">
        <w:rPr>
          <w:rFonts w:cs="Arial"/>
          <w:szCs w:val="24"/>
          <w:vertAlign w:val="superscript"/>
        </w:rPr>
        <w:t>1,2</w:t>
      </w:r>
      <w:r w:rsidR="00891D0D" w:rsidRPr="00970564">
        <w:rPr>
          <w:rFonts w:cs="Arial"/>
          <w:szCs w:val="24"/>
        </w:rPr>
        <w:t xml:space="preserve">, </w:t>
      </w:r>
      <w:r w:rsidRPr="00970564">
        <w:rPr>
          <w:rFonts w:cs="Arial"/>
          <w:szCs w:val="24"/>
        </w:rPr>
        <w:t>Roshan Cools</w:t>
      </w:r>
      <w:r w:rsidRPr="00970564">
        <w:rPr>
          <w:rFonts w:cs="Arial"/>
          <w:szCs w:val="24"/>
          <w:vertAlign w:val="superscript"/>
        </w:rPr>
        <w:t>1,2</w:t>
      </w:r>
    </w:p>
    <w:p w14:paraId="30E21DA6" w14:textId="77777777" w:rsidR="00B0522D" w:rsidRPr="00970564" w:rsidRDefault="00B0522D" w:rsidP="00E922A2">
      <w:pPr>
        <w:spacing w:line="360" w:lineRule="auto"/>
        <w:rPr>
          <w:rFonts w:cs="Arial"/>
          <w:szCs w:val="24"/>
        </w:rPr>
      </w:pPr>
    </w:p>
    <w:p w14:paraId="6D983B33" w14:textId="77777777" w:rsidR="00B0522D" w:rsidRPr="00970564" w:rsidRDefault="00B0522D" w:rsidP="00E922A2">
      <w:pPr>
        <w:spacing w:line="360" w:lineRule="auto"/>
        <w:rPr>
          <w:rFonts w:cs="Arial"/>
          <w:i/>
          <w:szCs w:val="24"/>
        </w:rPr>
      </w:pPr>
      <w:r w:rsidRPr="00970564">
        <w:rPr>
          <w:rFonts w:cs="Arial"/>
          <w:i/>
          <w:szCs w:val="24"/>
        </w:rPr>
        <w:t xml:space="preserve">Affiliations: </w:t>
      </w:r>
    </w:p>
    <w:p w14:paraId="042401D3" w14:textId="77777777" w:rsidR="00B0522D" w:rsidRPr="00970564" w:rsidRDefault="00B0522D" w:rsidP="00E922A2">
      <w:pPr>
        <w:spacing w:line="360" w:lineRule="auto"/>
        <w:rPr>
          <w:rFonts w:cs="Arial"/>
          <w:szCs w:val="24"/>
        </w:rPr>
      </w:pPr>
      <w:r w:rsidRPr="00970564">
        <w:rPr>
          <w:rFonts w:cs="Arial"/>
          <w:szCs w:val="24"/>
          <w:vertAlign w:val="superscript"/>
        </w:rPr>
        <w:t>1</w:t>
      </w:r>
      <w:r w:rsidRPr="00970564">
        <w:rPr>
          <w:rFonts w:cs="Arial"/>
          <w:szCs w:val="24"/>
        </w:rPr>
        <w:t>Radboud University, Donders Institute for Brain, Cognition and Behaviour, Centre for Cognitive Neuroimaging, Nijmegen</w:t>
      </w:r>
    </w:p>
    <w:p w14:paraId="7466BD83" w14:textId="77777777" w:rsidR="00B0522D" w:rsidRPr="00970564" w:rsidRDefault="00B0522D" w:rsidP="00E922A2">
      <w:pPr>
        <w:spacing w:line="360" w:lineRule="auto"/>
        <w:rPr>
          <w:rFonts w:cs="Arial"/>
          <w:szCs w:val="24"/>
        </w:rPr>
      </w:pPr>
      <w:r w:rsidRPr="00970564">
        <w:rPr>
          <w:rFonts w:cs="Arial"/>
          <w:szCs w:val="24"/>
          <w:vertAlign w:val="superscript"/>
        </w:rPr>
        <w:t>2</w:t>
      </w:r>
      <w:r w:rsidRPr="00970564">
        <w:rPr>
          <w:rFonts w:cs="Arial"/>
          <w:szCs w:val="24"/>
        </w:rPr>
        <w:t>Radboud university Medical Center, Department of Psychiatry, Nijmegen</w:t>
      </w:r>
    </w:p>
    <w:p w14:paraId="24813DD5" w14:textId="77777777" w:rsidR="00B0522D" w:rsidRPr="00970564" w:rsidRDefault="00B0522D" w:rsidP="00E922A2">
      <w:pPr>
        <w:spacing w:line="360" w:lineRule="auto"/>
        <w:rPr>
          <w:rFonts w:cs="Arial"/>
          <w:szCs w:val="24"/>
        </w:rPr>
      </w:pPr>
      <w:r w:rsidRPr="00970564">
        <w:rPr>
          <w:rFonts w:cs="Arial"/>
          <w:szCs w:val="24"/>
          <w:vertAlign w:val="superscript"/>
        </w:rPr>
        <w:t>3</w:t>
      </w:r>
      <w:r w:rsidRPr="00970564">
        <w:rPr>
          <w:rFonts w:cs="Arial"/>
          <w:szCs w:val="24"/>
        </w:rPr>
        <w:t>Brown University, Department of x, Providence</w:t>
      </w:r>
    </w:p>
    <w:p w14:paraId="0D2DD5F2" w14:textId="77777777" w:rsidR="00B0522D" w:rsidRPr="00970564" w:rsidRDefault="00B0522D" w:rsidP="00E922A2">
      <w:pPr>
        <w:spacing w:line="360" w:lineRule="auto"/>
        <w:rPr>
          <w:rFonts w:cs="Arial"/>
          <w:szCs w:val="24"/>
        </w:rPr>
      </w:pPr>
    </w:p>
    <w:p w14:paraId="327555EB" w14:textId="77777777" w:rsidR="00B0522D" w:rsidRPr="00970564" w:rsidRDefault="00B0522D" w:rsidP="00E922A2">
      <w:pPr>
        <w:spacing w:line="360" w:lineRule="auto"/>
        <w:rPr>
          <w:rFonts w:cs="Arial"/>
          <w:i/>
          <w:szCs w:val="24"/>
        </w:rPr>
      </w:pPr>
      <w:r w:rsidRPr="00970564">
        <w:rPr>
          <w:rFonts w:cs="Arial"/>
          <w:i/>
          <w:szCs w:val="24"/>
        </w:rPr>
        <w:t xml:space="preserve">Correspondence: </w:t>
      </w:r>
    </w:p>
    <w:p w14:paraId="5A6DEA44" w14:textId="77777777" w:rsidR="00B0522D" w:rsidRPr="00970564" w:rsidRDefault="00B0522D" w:rsidP="00E922A2">
      <w:pPr>
        <w:spacing w:line="360" w:lineRule="auto"/>
        <w:rPr>
          <w:rFonts w:cs="Arial"/>
          <w:szCs w:val="24"/>
        </w:rPr>
      </w:pPr>
      <w:r w:rsidRPr="00970564">
        <w:rPr>
          <w:rFonts w:cs="Arial"/>
          <w:szCs w:val="24"/>
        </w:rPr>
        <w:t xml:space="preserve">Danae Papadopetraki, Donders Centre for Cognitive Neuroimaging, Kapittelweg 29, 6500 HB, Nijmegen. Tel xxx. Email </w:t>
      </w:r>
      <w:r w:rsidR="00872174" w:rsidRPr="00970564">
        <w:rPr>
          <w:rFonts w:cs="Arial"/>
          <w:szCs w:val="24"/>
        </w:rPr>
        <w:t>d.papadopetraki@donders.ru.nl</w:t>
      </w:r>
      <w:r w:rsidRPr="00970564">
        <w:rPr>
          <w:rFonts w:cs="Arial"/>
          <w:szCs w:val="24"/>
        </w:rPr>
        <w:t xml:space="preserve">. </w:t>
      </w:r>
    </w:p>
    <w:p w14:paraId="45C120FF" w14:textId="77777777" w:rsidR="00B0522D" w:rsidRPr="00970564" w:rsidRDefault="00B0522D" w:rsidP="00E922A2">
      <w:pPr>
        <w:spacing w:line="360" w:lineRule="auto"/>
        <w:rPr>
          <w:rFonts w:cs="Arial"/>
          <w:szCs w:val="24"/>
        </w:rPr>
      </w:pPr>
    </w:p>
    <w:p w14:paraId="1D1BBEDD" w14:textId="2AF3D01F" w:rsidR="00B0522D" w:rsidRPr="00970564" w:rsidRDefault="00B0522D" w:rsidP="00E922A2">
      <w:pPr>
        <w:spacing w:line="360" w:lineRule="auto"/>
        <w:rPr>
          <w:rFonts w:cs="Arial"/>
          <w:szCs w:val="24"/>
        </w:rPr>
      </w:pPr>
      <w:r w:rsidRPr="00970564">
        <w:rPr>
          <w:rFonts w:cs="Arial"/>
          <w:i/>
          <w:szCs w:val="24"/>
        </w:rPr>
        <w:t xml:space="preserve">Acknowledgements: </w:t>
      </w:r>
      <w:r w:rsidR="00557153" w:rsidRPr="00970564">
        <w:rPr>
          <w:rFonts w:cs="Arial"/>
          <w:i/>
          <w:szCs w:val="24"/>
        </w:rPr>
        <w:t>Rebecca Calcott</w:t>
      </w:r>
      <w:r w:rsidR="007E5FEE" w:rsidRPr="00970564">
        <w:rPr>
          <w:rFonts w:cs="Arial"/>
          <w:szCs w:val="24"/>
          <w:vertAlign w:val="superscript"/>
        </w:rPr>
        <w:t>1,2</w:t>
      </w:r>
      <w:r w:rsidR="00557153" w:rsidRPr="00970564">
        <w:rPr>
          <w:rFonts w:cs="Arial"/>
          <w:i/>
          <w:szCs w:val="24"/>
        </w:rPr>
        <w:t>, Lieke Hofmans</w:t>
      </w:r>
      <w:r w:rsidR="007E5FEE" w:rsidRPr="00970564">
        <w:rPr>
          <w:rFonts w:cs="Arial"/>
          <w:szCs w:val="24"/>
          <w:vertAlign w:val="superscript"/>
        </w:rPr>
        <w:t>1,2</w:t>
      </w:r>
    </w:p>
    <w:p w14:paraId="4C75F129" w14:textId="77777777" w:rsidR="00B0522D" w:rsidRPr="00970564" w:rsidRDefault="00B0522D" w:rsidP="00E922A2">
      <w:pPr>
        <w:spacing w:line="360" w:lineRule="auto"/>
        <w:rPr>
          <w:rFonts w:cs="Arial"/>
          <w:szCs w:val="24"/>
        </w:rPr>
      </w:pPr>
      <w:r w:rsidRPr="00970564">
        <w:rPr>
          <w:rFonts w:cs="Arial"/>
          <w:szCs w:val="24"/>
        </w:rPr>
        <w:t>JSMF, Vici</w:t>
      </w:r>
    </w:p>
    <w:p w14:paraId="65D74206" w14:textId="77777777" w:rsidR="002D12E3" w:rsidRPr="00970564" w:rsidRDefault="00662C6A" w:rsidP="00E922A2">
      <w:pPr>
        <w:rPr>
          <w:rFonts w:cs="Arial"/>
          <w:b/>
          <w:i/>
          <w:sz w:val="32"/>
        </w:rPr>
      </w:pPr>
      <w:r w:rsidRPr="00970564">
        <w:rPr>
          <w:rFonts w:cs="Arial"/>
          <w:b/>
          <w:i/>
          <w:sz w:val="32"/>
        </w:rPr>
        <w:br w:type="page"/>
      </w:r>
    </w:p>
    <w:p w14:paraId="5DC33181" w14:textId="77777777" w:rsidR="002D12E3" w:rsidRPr="00AB29F1" w:rsidRDefault="002D12E3" w:rsidP="00E922A2">
      <w:pPr>
        <w:pStyle w:val="Title"/>
      </w:pPr>
      <w:r w:rsidRPr="00AB29F1">
        <w:lastRenderedPageBreak/>
        <w:t>Abstract</w:t>
      </w:r>
    </w:p>
    <w:p w14:paraId="63B199AB" w14:textId="77777777" w:rsidR="00773385" w:rsidRPr="00970564" w:rsidRDefault="00773385" w:rsidP="00E922A2">
      <w:pPr>
        <w:autoSpaceDE w:val="0"/>
        <w:autoSpaceDN w:val="0"/>
        <w:adjustRightInd w:val="0"/>
        <w:spacing w:after="0" w:line="240" w:lineRule="auto"/>
        <w:rPr>
          <w:rFonts w:cs="Arial"/>
        </w:rPr>
      </w:pPr>
    </w:p>
    <w:p w14:paraId="244F1960" w14:textId="6A588362" w:rsidR="002D12E3" w:rsidRPr="0030171C" w:rsidRDefault="002D12E3" w:rsidP="00E922A2">
      <w:pPr>
        <w:autoSpaceDE w:val="0"/>
        <w:autoSpaceDN w:val="0"/>
        <w:adjustRightInd w:val="0"/>
        <w:spacing w:after="0" w:line="360" w:lineRule="auto"/>
        <w:rPr>
          <w:rFonts w:ascii="Calibri" w:hAnsi="Calibri"/>
        </w:rPr>
      </w:pPr>
      <w:r w:rsidRPr="007E5FEE">
        <w:rPr>
          <w:szCs w:val="24"/>
        </w:rPr>
        <w:t xml:space="preserve"> Exerting cognitive control is well known to be accompanied by a subjective effort cost and people are generally biased to avoid it. However, the nature of cognitive control costs is currently unclear. Recent theorizing suggests that the cost of cognitive effort </w:t>
      </w:r>
      <w:r w:rsidR="00B36F8A" w:rsidRPr="007E5FEE">
        <w:rPr>
          <w:rFonts w:eastAsia="Calibri" w:cs="Arial"/>
          <w:szCs w:val="24"/>
        </w:rPr>
        <w:t>serves as</w:t>
      </w:r>
      <w:r w:rsidRPr="007E5FEE">
        <w:rPr>
          <w:rFonts w:cs="Arial"/>
          <w:szCs w:val="24"/>
        </w:rPr>
        <w:t xml:space="preserve"> a motivational signal </w:t>
      </w:r>
      <w:r w:rsidR="00B36F8A" w:rsidRPr="007E5FEE">
        <w:rPr>
          <w:rFonts w:eastAsia="Calibri" w:cs="Arial"/>
          <w:szCs w:val="24"/>
        </w:rPr>
        <w:t xml:space="preserve">to </w:t>
      </w:r>
      <w:r w:rsidRPr="007E5FEE">
        <w:rPr>
          <w:rFonts w:eastAsia="Calibri" w:cs="Arial"/>
          <w:szCs w:val="24"/>
        </w:rPr>
        <w:t>bias</w:t>
      </w:r>
      <w:r w:rsidR="00B36F8A" w:rsidRPr="007E5FEE">
        <w:rPr>
          <w:rFonts w:eastAsia="Calibri" w:cs="Arial"/>
          <w:szCs w:val="24"/>
        </w:rPr>
        <w:t xml:space="preserve"> the system away from </w:t>
      </w:r>
      <w:r w:rsidR="007C5A86">
        <w:rPr>
          <w:rFonts w:eastAsia="Calibri" w:cs="Arial"/>
          <w:szCs w:val="24"/>
        </w:rPr>
        <w:t xml:space="preserve">excessive focusing (i.e. </w:t>
      </w:r>
      <w:r w:rsidR="00B36F8A" w:rsidRPr="007E5FEE">
        <w:rPr>
          <w:rFonts w:eastAsia="Calibri" w:cs="Arial"/>
          <w:szCs w:val="24"/>
        </w:rPr>
        <w:t>cognitive stability</w:t>
      </w:r>
      <w:r w:rsidR="007C5A86">
        <w:rPr>
          <w:rFonts w:eastAsia="Calibri" w:cs="Arial"/>
          <w:szCs w:val="24"/>
        </w:rPr>
        <w:t>)</w:t>
      </w:r>
      <w:r w:rsidR="007E5FEE" w:rsidRPr="007E5FEE">
        <w:rPr>
          <w:rFonts w:eastAsia="Calibri" w:cs="Arial"/>
          <w:szCs w:val="24"/>
        </w:rPr>
        <w:t xml:space="preserve"> and</w:t>
      </w:r>
      <w:r w:rsidR="00B36F8A" w:rsidRPr="007E5FEE">
        <w:rPr>
          <w:rFonts w:eastAsia="Calibri" w:cs="Arial"/>
          <w:szCs w:val="24"/>
        </w:rPr>
        <w:t xml:space="preserve"> towards more</w:t>
      </w:r>
      <w:r w:rsidR="00B36F8A" w:rsidRPr="007E5FEE">
        <w:rPr>
          <w:rFonts w:cs="Arial"/>
          <w:szCs w:val="24"/>
        </w:rPr>
        <w:t xml:space="preserve"> </w:t>
      </w:r>
      <w:r w:rsidRPr="007E5FEE">
        <w:rPr>
          <w:rFonts w:cs="Arial"/>
          <w:szCs w:val="24"/>
        </w:rPr>
        <w:t>cognitive flexibility</w:t>
      </w:r>
      <w:r w:rsidR="00B36F8A" w:rsidRPr="007E5FEE">
        <w:rPr>
          <w:rFonts w:eastAsia="Calibri" w:cs="Arial"/>
          <w:szCs w:val="24"/>
        </w:rPr>
        <w:t>.</w:t>
      </w:r>
      <w:r w:rsidRPr="00970564">
        <w:rPr>
          <w:rFonts w:eastAsia="Calibri" w:cs="Arial"/>
        </w:rPr>
        <w:t xml:space="preserve"> </w:t>
      </w:r>
      <w:r w:rsidR="00B36F8A" w:rsidRPr="00970564">
        <w:rPr>
          <w:rFonts w:eastAsia="Calibri" w:cs="Arial"/>
        </w:rPr>
        <w:t>W</w:t>
      </w:r>
      <w:r w:rsidRPr="00970564">
        <w:rPr>
          <w:rFonts w:eastAsia="Calibri" w:cs="Arial"/>
        </w:rPr>
        <w:t>e</w:t>
      </w:r>
      <w:r w:rsidRPr="0030171C">
        <w:t xml:space="preserve"> asked whether the effort cost of cognitive stability is higher than that of cognitive flexibility. Specifically, we tested this prediction in the domain of working memory by using (i) a delayed response paradigm that allows us to manipulate demands for stability (distractor resistance) and flexibility (flexible updating) of working memory representations, as well as (ii) a subsequent cognitive effort discounting paradigm that allows us to quantify the subjective effort costs assigned to performing the delayed response paradigm. We show strong evidence, in two different samples (28 and 62 participants respectively) that subjective </w:t>
      </w:r>
      <w:r w:rsidR="006620E4">
        <w:t>cost</w:t>
      </w:r>
      <w:r w:rsidRPr="0030171C">
        <w:t xml:space="preserve"> </w:t>
      </w:r>
      <w:r w:rsidR="006620E4">
        <w:t>increases</w:t>
      </w:r>
      <w:r w:rsidRPr="0030171C">
        <w:t xml:space="preserve"> as a functi</w:t>
      </w:r>
      <w:r w:rsidRPr="007E5FEE">
        <w:rPr>
          <w:szCs w:val="24"/>
        </w:rPr>
        <w:t>on of demand. Moreover, we demonstrate that the subjective cost of performing a task requiring cognitive stability (</w:t>
      </w:r>
      <w:r w:rsidRPr="007E5FEE">
        <w:rPr>
          <w:rFonts w:eastAsia="Calibri" w:cs="Arial"/>
          <w:szCs w:val="24"/>
        </w:rPr>
        <w:t>distractor</w:t>
      </w:r>
      <w:r w:rsidRPr="007E5FEE">
        <w:rPr>
          <w:rFonts w:cs="Arial"/>
          <w:szCs w:val="24"/>
        </w:rPr>
        <w:t xml:space="preserve"> resistance) is higher than that requiring flexible updating, supporting the hypothesis that </w:t>
      </w:r>
      <w:r w:rsidR="00662ECF" w:rsidRPr="007E5FEE">
        <w:rPr>
          <w:rFonts w:cs="Arial"/>
          <w:szCs w:val="24"/>
        </w:rPr>
        <w:t xml:space="preserve">the </w:t>
      </w:r>
      <w:r w:rsidRPr="007E5FEE">
        <w:rPr>
          <w:rFonts w:cs="Arial"/>
          <w:szCs w:val="24"/>
        </w:rPr>
        <w:t xml:space="preserve">subjective effort </w:t>
      </w:r>
      <w:r w:rsidR="00B36F8A" w:rsidRPr="007E5FEE">
        <w:rPr>
          <w:rFonts w:eastAsia="Calibri" w:cs="Arial"/>
          <w:szCs w:val="24"/>
        </w:rPr>
        <w:t>cost of cognitive</w:t>
      </w:r>
      <w:r w:rsidR="00B36F8A" w:rsidRPr="007E5FEE">
        <w:rPr>
          <w:rFonts w:cs="Arial"/>
          <w:szCs w:val="24"/>
        </w:rPr>
        <w:t xml:space="preserve"> </w:t>
      </w:r>
      <w:r w:rsidRPr="007E5FEE">
        <w:rPr>
          <w:rFonts w:cs="Arial"/>
          <w:szCs w:val="24"/>
        </w:rPr>
        <w:t xml:space="preserve">stability </w:t>
      </w:r>
      <w:r w:rsidR="00B36F8A" w:rsidRPr="007E5FEE">
        <w:rPr>
          <w:rFonts w:eastAsia="Calibri" w:cs="Arial"/>
          <w:szCs w:val="24"/>
        </w:rPr>
        <w:t>is higher than that</w:t>
      </w:r>
      <w:r w:rsidR="00B36F8A" w:rsidRPr="007E5FEE">
        <w:rPr>
          <w:rFonts w:cs="Arial"/>
          <w:szCs w:val="24"/>
        </w:rPr>
        <w:t xml:space="preserve"> of flexibility</w:t>
      </w:r>
      <w:r w:rsidRPr="007E5FEE">
        <w:rPr>
          <w:rFonts w:cs="Arial"/>
          <w:szCs w:val="24"/>
        </w:rPr>
        <w:t>.</w:t>
      </w:r>
      <w:r w:rsidRPr="00970564">
        <w:rPr>
          <w:rFonts w:cs="Arial"/>
        </w:rPr>
        <w:br w:type="page"/>
      </w:r>
    </w:p>
    <w:p w14:paraId="098D46DA" w14:textId="325BCF08" w:rsidR="002D12E3" w:rsidRDefault="002D12E3" w:rsidP="00E922A2">
      <w:pPr>
        <w:pStyle w:val="Title"/>
      </w:pPr>
      <w:r w:rsidRPr="00970564">
        <w:lastRenderedPageBreak/>
        <w:t>Introduction</w:t>
      </w:r>
    </w:p>
    <w:p w14:paraId="07223BC7" w14:textId="77777777" w:rsidR="00AB29F1" w:rsidRPr="00AB29F1" w:rsidRDefault="00AB29F1" w:rsidP="00E922A2"/>
    <w:p w14:paraId="7F647FD5" w14:textId="5BAED6A3" w:rsidR="005B37BC" w:rsidRPr="0030171C" w:rsidRDefault="002D12E3" w:rsidP="00E922A2">
      <w:pPr>
        <w:spacing w:line="360" w:lineRule="auto"/>
      </w:pPr>
      <w:r w:rsidRPr="0030171C">
        <w:t>Cognitive control often refers to the set of mechanisms required to focus on and pursue a goal, especially in the face of distraction, temptation or conflict. Succeeding to exert cognitive control and focusing on the task at hand is highly valued in our industrialized society, as it allows us to complete our tasks and achieve our long</w:t>
      </w:r>
      <w:r w:rsidR="005B37BC" w:rsidRPr="0030171C">
        <w:t>-</w:t>
      </w:r>
      <w:r w:rsidRPr="0030171C">
        <w:t xml:space="preserve">term goals. Despite its importance, failures of cognitive control are very common. Procrastinating, failing to meet deadlines and performance decrements after fatigue are </w:t>
      </w:r>
      <w:r w:rsidR="00D14CE9" w:rsidRPr="00970564">
        <w:rPr>
          <w:rFonts w:cs="Arial"/>
        </w:rPr>
        <w:t>such examples</w:t>
      </w:r>
      <w:r w:rsidR="00B0746E" w:rsidRPr="00970564">
        <w:rPr>
          <w:rFonts w:cs="Arial"/>
        </w:rPr>
        <w:t xml:space="preserve"> </w:t>
      </w:r>
      <w:r w:rsidRPr="0030171C">
        <w:t xml:space="preserve">familiar to most of us. </w:t>
      </w:r>
    </w:p>
    <w:p w14:paraId="7B948E04" w14:textId="24DD23C5" w:rsidR="00FA20AC" w:rsidRPr="00970564" w:rsidRDefault="00FA20AC" w:rsidP="00E922A2">
      <w:pPr>
        <w:spacing w:line="360" w:lineRule="auto"/>
        <w:rPr>
          <w:rFonts w:cs="Arial"/>
        </w:rPr>
      </w:pPr>
      <w:r w:rsidRPr="00970564">
        <w:rPr>
          <w:rFonts w:cs="Arial"/>
        </w:rPr>
        <w:t xml:space="preserve">Why do people fail to exert cognitive control? Focusing on a task </w:t>
      </w:r>
      <w:r w:rsidR="00C5150A" w:rsidRPr="00970564">
        <w:rPr>
          <w:rFonts w:cs="Arial"/>
        </w:rPr>
        <w:t>carr</w:t>
      </w:r>
      <w:r w:rsidR="00DE56E5" w:rsidRPr="00970564">
        <w:rPr>
          <w:rFonts w:cs="Arial"/>
        </w:rPr>
        <w:t>ies</w:t>
      </w:r>
      <w:r w:rsidR="00C5150A" w:rsidRPr="00970564">
        <w:rPr>
          <w:rFonts w:cs="Arial"/>
        </w:rPr>
        <w:t xml:space="preserve"> an effort cost</w:t>
      </w:r>
      <w:r w:rsidR="00557153" w:rsidRPr="00970564">
        <w:rPr>
          <w:rFonts w:cs="Arial"/>
        </w:rPr>
        <w:t>,</w:t>
      </w:r>
      <w:r w:rsidR="00C5150A" w:rsidRPr="00970564">
        <w:rPr>
          <w:rFonts w:cs="Arial"/>
        </w:rPr>
        <w:t xml:space="preserve"> </w:t>
      </w:r>
      <w:r w:rsidRPr="00970564">
        <w:rPr>
          <w:rFonts w:cs="Arial"/>
        </w:rPr>
        <w:t>making people biased to avoid it</w:t>
      </w:r>
      <w:r w:rsidR="0064405D" w:rsidRPr="00970564">
        <w:rPr>
          <w:rFonts w:cs="Arial"/>
        </w:rPr>
        <w:fldChar w:fldCharType="begin" w:fldLock="1"/>
      </w:r>
      <w:r w:rsidR="0017402E" w:rsidRPr="00970564">
        <w:rPr>
          <w:rFonts w:cs="Arial"/>
        </w:rPr>
        <w:instrText>ADDIN CSL_CITATION {"citationItems":[{"id":"ITEM-1","itemData":{"DOI":"10.1037/a0020198","ISSN":"1939-2222","PMID":"20853993","abstract":"Behavioral and economic theories have long maintained that actions are chosen so as to minimize demands for exertion or work, a principle sometimes referred to as the law of less work. The data supporting this idea pertain almost entirely to demands for physical effort. However, the same minimization principle has often been assumed also to apply to cognitive demand. The authors set out to evaluate the validity of this assumption. In 6 behavioral experiments, participants chose freely between courses of action associated with different levels of demand for controlled information processing. Together, the results of these experiments revealed a bias in favor of the less demanding course of action. The bias was obtained across a range of choice settings and demand manipulations and was not wholly attributable to strategic avoidance of errors, minimization of time on task, or maximization of the rate of goal achievement. It is remarkable that the effect also did not depend on awareness of the demand manipulation. Consistent with a motivational account, avoidance of demand displayed sensitivity to task incentives and covaried with individual differences in the efficacy of executive control. The findings reported, together with convergent neuroscientific evidence, lend support to the idea that anticipated cognitive demand plays a significant role in behavioral decision making.","author":[{"dropping-particle":"","family":"Kool","given":"Wouter","non-dropping-particle":"","parse-names":false,"suffix":""},{"dropping-particle":"","family":"McGuire","given":"Joseph T.","non-dropping-particle":"","parse-names":false,"suffix":""},{"dropping-particle":"","family":"Rosen","given":"Zev B.","non-dropping-particle":"","parse-names":false,"suffix":""},{"dropping-particle":"","family":"Botvinick","given":"Matthew M.","non-dropping-particle":"","parse-names":false,"suffix":""}],"container-title":"Journal of Experimental Psychology: General","id":"ITEM-1","issue":"4","issued":{"date-parts":[["2010","12"]]},"page":"665-682","title":"Decision making and the avoidance of cognitive demand.","type":"article-journal","volume":"139"},"uris":["http://www.mendeley.com/documents/?uuid=19422ccc-62e1-4a81-9a22-b18d467e1fac"]}],"mendeley":{"formattedCitation":"&lt;sup&gt;1&lt;/sup&gt;","plainTextFormattedCitation":"1","previouslyFormattedCitation":"&lt;sup&gt;1&lt;/sup&gt;"},"properties":{"noteIndex":0},"schema":"https://github.com/citation-style-language/schema/raw/master/csl-citation.json"}</w:instrText>
      </w:r>
      <w:r w:rsidR="0064405D" w:rsidRPr="00970564">
        <w:rPr>
          <w:rFonts w:cs="Arial"/>
        </w:rPr>
        <w:fldChar w:fldCharType="separate"/>
      </w:r>
      <w:r w:rsidR="0017402E" w:rsidRPr="00970564">
        <w:rPr>
          <w:rFonts w:cs="Arial"/>
          <w:noProof/>
          <w:vertAlign w:val="superscript"/>
        </w:rPr>
        <w:t>1</w:t>
      </w:r>
      <w:r w:rsidR="0064405D" w:rsidRPr="00970564">
        <w:rPr>
          <w:rFonts w:cs="Arial"/>
        </w:rPr>
        <w:fldChar w:fldCharType="end"/>
      </w:r>
      <w:r w:rsidRPr="00970564">
        <w:rPr>
          <w:rFonts w:cs="Arial"/>
        </w:rPr>
        <w:t xml:space="preserve">, even if </w:t>
      </w:r>
      <w:r w:rsidR="00E32C03" w:rsidRPr="00970564">
        <w:rPr>
          <w:rFonts w:cs="Arial"/>
        </w:rPr>
        <w:t xml:space="preserve">such avoidance implies </w:t>
      </w:r>
      <w:r w:rsidRPr="00970564">
        <w:rPr>
          <w:rFonts w:cs="Arial"/>
        </w:rPr>
        <w:t>forgoing rewards</w:t>
      </w:r>
      <w:r w:rsidR="002725A7" w:rsidRPr="00970564">
        <w:rPr>
          <w:rFonts w:cs="Arial"/>
        </w:rPr>
        <w:fldChar w:fldCharType="begin" w:fldLock="1"/>
      </w:r>
      <w:r w:rsidR="00B9044B" w:rsidRPr="00970564">
        <w:rPr>
          <w:rFonts w:cs="Arial"/>
        </w:rPr>
        <w:instrText>ADDIN CSL_CITATION {"citationItems":[{"id":"ITEM-1","itemData":{"DOI":"10.1016/j.biopsycho.2016.07.019","ISSN":"1873-6246","PMID":"27498294","abstract":"Maintaining sustained attention over time is an effortful process limited by finite cognitive resources. Recent theories describe the role of motivation in the allocation of such resources as a decision process: the costs of effortful performance are weighed against its gains. We examined this hypothesis by combining methods from attention research and decision neuroscience. Participants first performed a sustained attention task at different levels of reward. They then performed a reward-discounting task, measuring the subjective costs of performance. Results demonstrated that higher rewards led to improved performance (Exp 1-3), and enhanced attentional effort (i.e. pupil diameter; Exp 2 &amp; 3). Moreover, discounting curves constructed from the choice task indicated that subjects devalued rewards that came at the cost of staying vigilant for a longer duration (Exp 1 &amp; 2). Motivation can thus boost sustained attention through increased effort, while sustained performance is regarded as a cost against which rewards are discounted.","author":[{"dropping-particle":"","family":"Massar","given":"Stijn A A","non-dropping-particle":"","parse-names":false,"suffix":""},{"dropping-particle":"","family":"Lim","given":"Julian","non-dropping-particle":"","parse-names":false,"suffix":""},{"dropping-particle":"","family":"Sasmita","given":"Karen","non-dropping-particle":"","parse-names":false,"suffix":""},{"dropping-particle":"","family":"Chee","given":"Michael W L","non-dropping-particle":"","parse-names":false,"suffix":""}],"container-title":"Biological psychology","id":"ITEM-1","issued":{"date-parts":[["2016","8","4"]]},"page":"21-27","title":"Rewards boost sustained attention through higher effort: A value-based decision making approach.","type":"article-journal","volume":"120"},"uris":["http://www.mendeley.com/documents/?uuid=589611f3-a4eb-3f54-91aa-b012f04f5aa1"]},{"id":"ITEM-2","itemData":{"DOI":"10.1371/journal.pone.0068210","ISSN":"1932-6203","PMID":"23894295","abstract":"It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one","id":"ITEM-2","issue":"7","issued":{"date-parts":[["2013","1"]]},"page":"e68210","title":"What is the subjective cost of cognitive effort? Load, trait, and aging effects revealed by economic preference.","type":"article-journal","volume":"8"},"uris":["http://www.mendeley.com/documents/?uuid=7858aea3-503f-46e8-8ab2-cb73ca8d1616"]}],"mendeley":{"formattedCitation":"&lt;sup&gt;2,3&lt;/sup&gt;","plainTextFormattedCitation":"2,3","previouslyFormattedCitation":"&lt;sup&gt;2,3&lt;/sup&gt;"},"properties":{"noteIndex":0},"schema":"https://github.com/citation-style-language/schema/raw/master/csl-citation.json"}</w:instrText>
      </w:r>
      <w:r w:rsidR="002725A7" w:rsidRPr="00970564">
        <w:rPr>
          <w:rFonts w:cs="Arial"/>
        </w:rPr>
        <w:fldChar w:fldCharType="separate"/>
      </w:r>
      <w:r w:rsidR="002725A7" w:rsidRPr="00970564">
        <w:rPr>
          <w:rFonts w:cs="Arial"/>
          <w:noProof/>
          <w:vertAlign w:val="superscript"/>
        </w:rPr>
        <w:t>2,3</w:t>
      </w:r>
      <w:r w:rsidR="002725A7" w:rsidRPr="00970564">
        <w:rPr>
          <w:rFonts w:cs="Arial"/>
        </w:rPr>
        <w:fldChar w:fldCharType="end"/>
      </w:r>
      <w:r w:rsidRPr="00970564">
        <w:rPr>
          <w:rFonts w:cs="Arial"/>
        </w:rPr>
        <w:t>. The mechanisms underlying</w:t>
      </w:r>
      <w:r w:rsidR="00F17F0C" w:rsidRPr="00970564">
        <w:rPr>
          <w:rFonts w:cs="Arial"/>
        </w:rPr>
        <w:t xml:space="preserve"> these</w:t>
      </w:r>
      <w:r w:rsidRPr="00970564">
        <w:rPr>
          <w:rFonts w:cs="Arial"/>
        </w:rPr>
        <w:t xml:space="preserve"> cognitiv</w:t>
      </w:r>
      <w:r w:rsidR="000B4466" w:rsidRPr="00970564">
        <w:rPr>
          <w:rFonts w:cs="Arial"/>
        </w:rPr>
        <w:t xml:space="preserve">e effort </w:t>
      </w:r>
      <w:r w:rsidR="00E32C03" w:rsidRPr="00970564">
        <w:rPr>
          <w:rFonts w:cs="Arial"/>
        </w:rPr>
        <w:t xml:space="preserve">costs </w:t>
      </w:r>
      <w:r w:rsidR="000B4466" w:rsidRPr="00970564">
        <w:rPr>
          <w:rFonts w:cs="Arial"/>
        </w:rPr>
        <w:t xml:space="preserve">remain </w:t>
      </w:r>
      <w:r w:rsidRPr="00970564">
        <w:rPr>
          <w:rFonts w:cs="Arial"/>
        </w:rPr>
        <w:t xml:space="preserve">elusive. </w:t>
      </w:r>
      <w:r w:rsidR="00E32C03" w:rsidRPr="00970564">
        <w:rPr>
          <w:rFonts w:cs="Arial"/>
        </w:rPr>
        <w:t>While</w:t>
      </w:r>
      <w:r w:rsidR="001417EB" w:rsidRPr="00970564">
        <w:rPr>
          <w:rFonts w:cs="Arial"/>
        </w:rPr>
        <w:t xml:space="preserve"> poor performance on</w:t>
      </w:r>
      <w:r w:rsidRPr="00970564">
        <w:rPr>
          <w:rFonts w:cs="Arial"/>
        </w:rPr>
        <w:t xml:space="preserve"> cognitive control tasks</w:t>
      </w:r>
      <w:r w:rsidR="00E32C03" w:rsidRPr="00970564">
        <w:rPr>
          <w:rFonts w:cs="Arial"/>
        </w:rPr>
        <w:t xml:space="preserve"> </w:t>
      </w:r>
      <w:r w:rsidR="001417EB" w:rsidRPr="00970564">
        <w:rPr>
          <w:rFonts w:cs="Arial"/>
        </w:rPr>
        <w:t>has</w:t>
      </w:r>
      <w:r w:rsidR="00E32C03" w:rsidRPr="00970564">
        <w:rPr>
          <w:rFonts w:cs="Arial"/>
        </w:rPr>
        <w:t xml:space="preserve"> often been </w:t>
      </w:r>
      <w:r w:rsidRPr="00970564">
        <w:rPr>
          <w:rFonts w:cs="Arial"/>
        </w:rPr>
        <w:t>explained as limitations in cognitive capacity</w:t>
      </w:r>
      <w:r w:rsidR="00E32C03" w:rsidRPr="00970564">
        <w:rPr>
          <w:rFonts w:cs="Arial"/>
        </w:rPr>
        <w:t>, m</w:t>
      </w:r>
      <w:r w:rsidRPr="00970564">
        <w:rPr>
          <w:rFonts w:cs="Arial"/>
        </w:rPr>
        <w:t>ore recent accounts shift the focus from capacity to motivation</w:t>
      </w:r>
      <w:r w:rsidR="0064405D" w:rsidRPr="00970564">
        <w:rPr>
          <w:rFonts w:cs="Arial"/>
        </w:rPr>
        <w:fldChar w:fldCharType="begin" w:fldLock="1"/>
      </w:r>
      <w:r w:rsidR="0017402E" w:rsidRPr="00970564">
        <w:rPr>
          <w:rFonts w:cs="Arial"/>
        </w:rPr>
        <w:instrText>ADDIN CSL_CITATION {"citationItems":[{"id":"ITEM-1","itemData":{"DOI":"10.1146/annurev-psych-010814-015044","author":[{"dropping-particle":"","family":"Botvinick","given":"Matthew","non-dropping-particle":"","parse-names":false,"suffix":""},{"dropping-particle":"","family":"Braver","given":"Todd","non-dropping-particle":"","parse-names":false,"suffix":""}],"container-title":"Annual review of psychology","id":"ITEM-1","issued":{"date-parts":[["2015"]]},"title":"Motivation and Cognitive Control : From Behavior to Neural Mechanism","type":"article-journal"},"uris":["http://www.mendeley.com/documents/?uuid=a5604abf-d351-42a6-84ea-3f157ce0e474"]}],"mendeley":{"formattedCitation":"&lt;sup&gt;4&lt;/sup&gt;","plainTextFormattedCitation":"4","previouslyFormattedCitation":"&lt;sup&gt;4&lt;/sup&gt;"},"properties":{"noteIndex":0},"schema":"https://github.com/citation-style-language/schema/raw/master/csl-citation.json"}</w:instrText>
      </w:r>
      <w:r w:rsidR="0064405D" w:rsidRPr="00970564">
        <w:rPr>
          <w:rFonts w:cs="Arial"/>
        </w:rPr>
        <w:fldChar w:fldCharType="separate"/>
      </w:r>
      <w:r w:rsidR="0017402E" w:rsidRPr="00970564">
        <w:rPr>
          <w:rFonts w:cs="Arial"/>
          <w:noProof/>
          <w:vertAlign w:val="superscript"/>
        </w:rPr>
        <w:t>4</w:t>
      </w:r>
      <w:r w:rsidR="0064405D" w:rsidRPr="00970564">
        <w:rPr>
          <w:rFonts w:cs="Arial"/>
        </w:rPr>
        <w:fldChar w:fldCharType="end"/>
      </w:r>
      <w:r w:rsidRPr="00970564">
        <w:rPr>
          <w:rFonts w:cs="Arial"/>
        </w:rPr>
        <w:t xml:space="preserve">. These accounts are supported by experiments that show that performance decrements </w:t>
      </w:r>
      <w:r w:rsidR="00DA6B61" w:rsidRPr="00970564">
        <w:rPr>
          <w:rFonts w:cs="Arial"/>
        </w:rPr>
        <w:t>(</w:t>
      </w:r>
      <w:r w:rsidRPr="00970564">
        <w:rPr>
          <w:rFonts w:cs="Arial"/>
        </w:rPr>
        <w:t>caused by effort</w:t>
      </w:r>
      <w:r w:rsidR="00DA6B61" w:rsidRPr="00970564">
        <w:rPr>
          <w:rFonts w:cs="Arial"/>
        </w:rPr>
        <w:t>)</w:t>
      </w:r>
      <w:r w:rsidRPr="00970564">
        <w:rPr>
          <w:rFonts w:cs="Arial"/>
        </w:rPr>
        <w:t xml:space="preserve"> can be overcome </w:t>
      </w:r>
      <w:r w:rsidR="00E32C03" w:rsidRPr="00970564">
        <w:rPr>
          <w:rFonts w:cs="Arial"/>
        </w:rPr>
        <w:t>by increases in incentive motivation, for example as a function of</w:t>
      </w:r>
      <w:r w:rsidRPr="00970564">
        <w:rPr>
          <w:rFonts w:cs="Arial"/>
        </w:rPr>
        <w:t xml:space="preserve"> monetary rewards</w:t>
      </w:r>
      <w:r w:rsidR="000B4466" w:rsidRPr="00970564">
        <w:rPr>
          <w:rFonts w:cs="Arial"/>
        </w:rPr>
        <w:fldChar w:fldCharType="begin" w:fldLock="1"/>
      </w:r>
      <w:r w:rsidR="0017402E" w:rsidRPr="00970564">
        <w:rPr>
          <w:rFonts w:cs="Arial"/>
        </w:rPr>
        <w:instrText>ADDIN CSL_CITATION {"citationItems":[{"id":"ITEM-1","itemData":{"DOI":"10.1162/jocn_a_00011","ISSN":"1530-8898","PMID":"21452938","abstract":"How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neuroscience","id":"ITEM-1","issue":"11","issued":{"date-parts":[["2011","11"]]},"page":"3419-32","publisher":"NIH Public Access","title":"Reward reduces conflict by enhancing attentional control and biasing visual cortical processing.","type":"article-journal","volume":"23"},"uris":["http://www.mendeley.com/documents/?uuid=e1a55e3e-5aff-3164-bdc4-3414c681351d"]}],"mendeley":{"formattedCitation":"&lt;sup&gt;5&lt;/sup&gt;","plainTextFormattedCitation":"5","previouslyFormattedCitation":"&lt;sup&gt;5&lt;/sup&gt;"},"properties":{"noteIndex":0},"schema":"https://github.com/citation-style-language/schema/raw/master/csl-citation.json"}</w:instrText>
      </w:r>
      <w:r w:rsidR="000B4466" w:rsidRPr="00970564">
        <w:rPr>
          <w:rFonts w:cs="Arial"/>
        </w:rPr>
        <w:fldChar w:fldCharType="separate"/>
      </w:r>
      <w:r w:rsidR="0017402E" w:rsidRPr="00970564">
        <w:rPr>
          <w:rFonts w:cs="Arial"/>
          <w:noProof/>
          <w:vertAlign w:val="superscript"/>
        </w:rPr>
        <w:t>5</w:t>
      </w:r>
      <w:r w:rsidR="000B4466" w:rsidRPr="00970564">
        <w:rPr>
          <w:rFonts w:cs="Arial"/>
        </w:rPr>
        <w:fldChar w:fldCharType="end"/>
      </w:r>
      <w:r w:rsidRPr="00970564">
        <w:rPr>
          <w:rFonts w:cs="Arial"/>
        </w:rPr>
        <w:t xml:space="preserve">. </w:t>
      </w:r>
      <w:r w:rsidR="00E32C03" w:rsidRPr="00970564">
        <w:rPr>
          <w:rFonts w:cs="Arial"/>
        </w:rPr>
        <w:t xml:space="preserve">According to </w:t>
      </w:r>
      <w:r w:rsidR="00DE56E5" w:rsidRPr="00970564">
        <w:rPr>
          <w:rFonts w:cs="Arial"/>
        </w:rPr>
        <w:t xml:space="preserve">some </w:t>
      </w:r>
      <w:r w:rsidR="00E32C03" w:rsidRPr="00970564">
        <w:rPr>
          <w:rFonts w:cs="Arial"/>
        </w:rPr>
        <w:t xml:space="preserve">such resource allocation accounts, the subjective cost of </w:t>
      </w:r>
      <w:r w:rsidRPr="00970564">
        <w:rPr>
          <w:rFonts w:cs="Arial"/>
        </w:rPr>
        <w:t>cognitive effort represent</w:t>
      </w:r>
      <w:r w:rsidR="00E32C03" w:rsidRPr="00970564">
        <w:rPr>
          <w:rFonts w:cs="Arial"/>
        </w:rPr>
        <w:t>s</w:t>
      </w:r>
      <w:r w:rsidRPr="00970564">
        <w:rPr>
          <w:rFonts w:cs="Arial"/>
        </w:rPr>
        <w:t xml:space="preserve"> a motivational signal to </w:t>
      </w:r>
      <w:r w:rsidR="002241B5" w:rsidRPr="00970564">
        <w:rPr>
          <w:rFonts w:cs="Arial"/>
        </w:rPr>
        <w:t>remain open to alternative opportunities</w:t>
      </w:r>
      <w:r w:rsidRPr="00970564">
        <w:rPr>
          <w:rFonts w:cs="Arial"/>
        </w:rPr>
        <w:t xml:space="preserve">, thus promoting flexibility </w:t>
      </w:r>
      <w:r w:rsidR="002241B5" w:rsidRPr="00970564">
        <w:rPr>
          <w:rFonts w:cs="Arial"/>
        </w:rPr>
        <w:t xml:space="preserve">even at the expense of reduced engagement in a </w:t>
      </w:r>
      <w:r w:rsidR="00E32C03" w:rsidRPr="00970564">
        <w:rPr>
          <w:rFonts w:cs="Arial"/>
        </w:rPr>
        <w:t>current ongoing task</w:t>
      </w:r>
      <w:r w:rsidR="0064405D" w:rsidRPr="00970564">
        <w:rPr>
          <w:rFonts w:cs="Arial"/>
        </w:rPr>
        <w:fldChar w:fldCharType="begin" w:fldLock="1"/>
      </w:r>
      <w:r w:rsidR="0017402E" w:rsidRPr="00970564">
        <w:rPr>
          <w:rFonts w:cs="Arial"/>
        </w:rPr>
        <w:instrText>ADDIN CSL_CITATION {"citationItems":[{"id":"ITEM-1","itemData":{"DOI":"10.1017/S0140525X12003196","ISSN":"1469-1825","PMID":"24304775","abstract":"Why does performing certain tasks cause the aversive experience of mental effort and concomitant deterioration in task performance? One explanation posits a physical resource that is depleted over time. We propose an alternative explanation that centers on mental representations of the costs and benefits associated with task performance. Specifically, certain computational mechanisms, especially those associated with executive function, can be deployed for only a limited number of simultaneous tasks at any given moment. Consequently, the deployment of these computational mechanisms carries an opportunity cost--that is, the next-best use to which these systems might be put. We argue that the phenomenology of effort can be understood as the felt output of these cost/benefit computations. In turn, the subjective experience of effort motivates reduced deployment of these computational mechanisms in the service of the present task. These opportunity cost representations, then, together with other cost/benefit calculations, determine effort expended and, everything else equal, result in performance reductions. In making our case for this position, we review alternative explanations for both the phenomenology of effort associated with these tasks and for performance reductions over time. Likewise, we review the broad range of relevant empirical results from across sub-disciplines, especially psychology and neuroscience. We hope that our proposal will help to build links among the diverse fields that have been addressing similar questions from different perspectives, and we emphasize ways in which alternative models might be empirically distinguished.","author":[{"dropping-particle":"","family":"Kurzban","given":"Robert","non-dropping-particle":"","parse-names":false,"suffix":""},{"dropping-particle":"","family":"Duckworth","given":"Angela","non-dropping-particle":"","parse-names":false,"suffix":""},{"dropping-particle":"","family":"Kable","given":"Joseph W","non-dropping-particle":"","parse-names":false,"suffix":""},{"dropping-particle":"","family":"Myers","given":"Justus","non-dropping-particle":"","parse-names":false,"suffix":""}],"container-title":"The Behavioral and brain sciences","id":"ITEM-1","issue":"6","issued":{"date-parts":[["2013","12"]]},"page":"661-79","title":"An opportunity cost model of subjective effort and task performance.","type":"article-journal","volume":"36"},"uris":["http://www.mendeley.com/documents/?uuid=8b55c934-0bfe-4d90-b960-edc9558b0cdf"]},{"id":"ITEM-2","itemData":{"DOI":"10.1016/j.tics.2013.12.009","ISBN":"1879-307X (Electronic) 1364-6613 (Linking)","ISSN":"13646613","PMID":"24439530","abstract":"Self-control refers to the mental processes that allow people to override thoughts and emotions, thus enabling behavior to vary adaptively from moment to moment. Dominating contemporary research on this topic is the viewpoint that self-control relies upon a limited resource, such that engaging in acts of restraint depletes this inner capacity and undermines subsequent attempts at control (i.e., ego depletion). Noting theoretical and empirical problems with this view, here we advance a competing model that develops a non-resource-based account of self-control. We suggest that apparent regulatory failures reflect the motivated switching of task priorities as people strive to strike an optimal balance between engaging cognitive labor to pursue 'have-to' goals versus preferring cognitive leisure in the pursuit of 'want-to' goals. © 2013 Elsevier Ltd.","author":[{"dropping-particle":"","family":"Inzlicht","given":"Michael","non-dropping-particle":"","parse-names":false,"suffix":""},{"dropping-particle":"","family":"Schmeichel","given":"Brandon J.","non-dropping-particle":"","parse-names":false,"suffix":""},{"dropping-particle":"","family":"Macrae","given":"C. Neil","non-dropping-particle":"","parse-names":false,"suffix":""}],"container-title":"Trends in Cognitive Sciences","id":"ITEM-2","issue":"3","issued":{"date-parts":[["2014"]]},"page":"127-133","publisher":"Elsevier Ltd","title":"Why self-control seems (but may not be) limited","type":"article-journal","volume":"18"},"uris":["http://www.mendeley.com/documents/?uuid=289b6871-87cc-49fd-b396-aa5331686a70"]},{"id":"ITEM-3","itemData":{"DOI":"10.1016/j.cobeha.2015.05.007","ISBN":"2352-1546","ISSN":"23521546","abstract":"Cognitive control helps us attain our goals by resisting distraction and temptations. Some of us strive to enhance it beyond normal, for example by means of dopaminergic medication like methylphenidate. However, the cognitive effects of such smart drugs are unclear. What we need is an understanding of the mechanisms by which dopamine modulates cognitive control. Advances in cognitive neuroscience highlight a role for dopamine in cost-benefit decision-making. I build on these advances by re-conceptualizing cognitive control as involving not just prefrontal dopamine, but also modulation of cost-benefit decision-making by striatal dopamine. This approach will help us understand why we sometimes fail to (choose) to exert cognitive control, while also identifying mechanistic factors that predict dopaminergic drug effects on cognitive control.","author":[{"dropping-particle":"","family":"Cools","given":"Roshan","non-dropping-particle":"","parse-names":false,"suffix":""}],"container-title":"Current Opinion in Behavioral Sciences","id":"ITEM-3","issued":{"date-parts":[["2015"]]},"page":"152-159","publisher":"Elsevier Ltd","title":"The cost of dopamine for dynamic cognitive control","type":"article-journal","volume":"4"},"uris":["http://www.mendeley.com/documents/?uuid=8d793091-9c5e-4408-97fa-7ea35fe0fc15"]},{"id":"ITEM-4","itemData":{"DOI":"10.1037/a0020198","ISSN":"1939-2222","PMID":"20853993","abstract":"Behavioral and economic theories have long maintained that actions are chosen so as to minimize demands for exertion or work, a principle sometimes referred to as the law of less work. The data supporting this idea pertain almost entirely to demands for physical effort. However, the same minimization principle has often been assumed also to apply to cognitive demand. The authors set out to evaluate the validity of this assumption. In 6 behavioral experiments, participants chose freely between courses of action associated with different levels of demand for controlled information processing. Together, the results of these experiments revealed a bias in favor of the less demanding course of action. The bias was obtained across a range of choice settings and demand manipulations and was not wholly attributable to strategic avoidance of errors, minimization of time on task, or maximization of the rate of goal achievement. It is remarkable that the effect also did not depend on awareness of the demand manipulation. Consistent with a motivational account, avoidance of demand displayed sensitivity to task incentives and covaried with individual differences in the efficacy of executive control. The findings reported, together with convergent neuroscientific evidence, lend support to the idea that anticipated cognitive demand plays a significant role in behavioral decision making.","author":[{"dropping-particle":"","family":"Kool","given":"Wouter","non-dropping-particle":"","parse-names":false,"suffix":""},{"dropping-particle":"","family":"McGuire","given":"Joseph T.","non-dropping-particle":"","parse-names":false,"suffix":""},{"dropping-particle":"","family":"Rosen","given":"Zev B.","non-dropping-particle":"","parse-names":false,"suffix":""},{"dropping-particle":"","family":"Botvinick","given":"Matthew M.","non-dropping-particle":"","parse-names":false,"suffix":""}],"container-title":"Journal of Experimental Psychology: General","id":"ITEM-4","issue":"4","issued":{"date-parts":[["2010","12"]]},"page":"665-682","title":"Decision making and the avoidance of cognitive demand.","type":"article-journal","volume":"139"},"uris":["http://www.mendeley.com/documents/?uuid=19422ccc-62e1-4a81-9a22-b18d467e1fac"]}],"mendeley":{"formattedCitation":"&lt;sup&gt;1,6–8&lt;/sup&gt;","plainTextFormattedCitation":"1,6–8","previouslyFormattedCitation":"&lt;sup&gt;1,6–8&lt;/sup&gt;"},"properties":{"noteIndex":0},"schema":"https://github.com/citation-style-language/schema/raw/master/csl-citation.json"}</w:instrText>
      </w:r>
      <w:r w:rsidR="0064405D" w:rsidRPr="00970564">
        <w:rPr>
          <w:rFonts w:cs="Arial"/>
        </w:rPr>
        <w:fldChar w:fldCharType="separate"/>
      </w:r>
      <w:r w:rsidR="0017402E" w:rsidRPr="00970564">
        <w:rPr>
          <w:rFonts w:cs="Arial"/>
          <w:noProof/>
          <w:vertAlign w:val="superscript"/>
        </w:rPr>
        <w:t>1,6–8</w:t>
      </w:r>
      <w:r w:rsidR="0064405D" w:rsidRPr="00970564">
        <w:rPr>
          <w:rFonts w:cs="Arial"/>
        </w:rPr>
        <w:fldChar w:fldCharType="end"/>
      </w:r>
      <w:r w:rsidR="005B33F5" w:rsidRPr="00970564">
        <w:rPr>
          <w:rFonts w:cs="Arial"/>
          <w:color w:val="262626" w:themeColor="text1" w:themeTint="D9"/>
        </w:rPr>
        <w:t xml:space="preserve">. </w:t>
      </w:r>
      <w:r w:rsidRPr="00970564">
        <w:rPr>
          <w:rFonts w:cs="Arial"/>
        </w:rPr>
        <w:t>As our attentional resources are limited</w:t>
      </w:r>
      <w:r w:rsidR="00F06110" w:rsidRPr="00970564">
        <w:rPr>
          <w:rFonts w:cs="Arial"/>
        </w:rPr>
        <w:fldChar w:fldCharType="begin" w:fldLock="1"/>
      </w:r>
      <w:r w:rsidR="0017402E" w:rsidRPr="00970564">
        <w:rPr>
          <w:rFonts w:cs="Arial"/>
        </w:rPr>
        <w:instrText>ADDIN CSL_CITATION {"citationItems":[{"id":"ITEM-1","itemData":{"DOI":"10.1146/annurev-neuro-072116-031526","ISBN":"0718160649","ISSN":"0147-006X","PMID":"28375769","abstract":"In spite of its familiar phenomenology, the mechanistic basis for mental effort remains poorly understood. Although most researchers agree that mental effort is aversive and stems from limitations in our capacity to exercise cognitive control, it is unclear what gives rise to those limitations and why they result in an experience of control as costly. The presence of these control costs also raises further questions regarding how best to allocate mental effort to minimize those costs and maximize the attendant benefits. This review explores recent advances in computational modeling and empirical research aimed at addressing these questions at the level of psychological process and neural mechanism, examining both the limitations to mental effort exertion and how we manage those limited cognitive resources. We conclude by identifying remaining challenges for theoretical accounts of mental effort as well as possible applications of the available findings to understanding the causes of and potential solution...","author":[{"dropping-particle":"","family":"Shenhav","given":"Amitai","non-dropping-particle":"","parse-names":false,"suffix":""},{"dropping-particle":"","family":"Musslick","given":"Sebastian","non-dropping-particle":"","parse-names":false,"suffix":""},{"dropping-particle":"","family":"Lieder","given":"Falk","non-dropping-particle":"","parse-names":false,"suffix":""},{"dropping-particle":"","family":"Kool","given":"Wouter","non-dropping-particle":"","parse-names":false,"suffix":""},{"dropping-particle":"","family":"Griffiths","given":"Thomas L.","non-dropping-particle":"","parse-names":false,"suffix":""},{"dropping-particle":"","family":"Cohen","given":"Jonathan D.","non-dropping-particle":"","parse-names":false,"suffix":""},{"dropping-particle":"","family":"Botvinick","given":"Matthew M.","non-dropping-particle":"","parse-names":false,"suffix":""}],"container-title":"Annual Review of Neuroscience","id":"ITEM-1","issue":"1","issued":{"date-parts":[["2017"]]},"page":"99-124","title":"Toward a Rational and Mechanistic Account of Mental Effort","type":"article-journal","volume":"40"},"uris":["http://www.mendeley.com/documents/?uuid=118cc8e5-4e87-4ea0-ad9f-77386695f18b"]},{"id":"ITEM-2","itemData":{"DOI":"10.1111/cogs.12126","ISBN":"1551-6709 (Electronic) 0364-0213 (Linking)","ISSN":"03640213","PMID":"25079472","abstract":"Cognitive control has long been one of the most active areas of computational modeling work in cognitive science. The focus on computational models as a medium for specifying and developing theory predates the PDP books, and cognitive control was not one of the areas on which they focused. However, the framework they provided has injected work on cognitive control with new energy and new ideas. On the occasion of the books' anniversary, we review computational modeling in the study of cognitive control, with a focus on the influence that the PDP approach has brought to bear in this area. Rather than providing a comprehensive review, we offer a framework for thinking about past and future modeling efforts in this domain. We define control in terms of the optimal parameterization of task processing. From this vantage point, the development of control systems in the brain can be seen as responding to the structure of naturalistic tasks, through the filter of the brain systems with which control directly interfaces. This perspective lays open a set of fascinating but difficult research questions, which together define an important frontier for future computational research.","author":[{"dropping-particle":"","family":"Botvinick","given":"Matthew M.","non-dropping-particle":"","parse-names":false,"suffix":""},{"dropping-particle":"","family":"Cohen","given":"Jonathan D.","non-dropping-particle":"","parse-names":false,"suffix":""}],"container-title":"Cognitive Science","id":"ITEM-2","issue":"6","issued":{"date-parts":[["2014"]]},"page":"1249-1285","title":"The computational and neural basis of cognitive control: Charted territory and new frontiers","type":"article-journal","volume":"38"},"uris":["http://www.mendeley.com/documents/?uuid=ae949f73-967f-44c0-a297-d9ed6844d134"]}],"mendeley":{"formattedCitation":"&lt;sup&gt;9,10&lt;/sup&gt;","plainTextFormattedCitation":"9,10","previouslyFormattedCitation":"&lt;sup&gt;9,10&lt;/sup&gt;"},"properties":{"noteIndex":0},"schema":"https://github.com/citation-style-language/schema/raw/master/csl-citation.json"}</w:instrText>
      </w:r>
      <w:r w:rsidR="00F06110" w:rsidRPr="00970564">
        <w:rPr>
          <w:rFonts w:cs="Arial"/>
        </w:rPr>
        <w:fldChar w:fldCharType="separate"/>
      </w:r>
      <w:r w:rsidR="0017402E" w:rsidRPr="00970564">
        <w:rPr>
          <w:rFonts w:cs="Arial"/>
          <w:noProof/>
          <w:vertAlign w:val="superscript"/>
        </w:rPr>
        <w:t>9,10</w:t>
      </w:r>
      <w:r w:rsidR="00F06110" w:rsidRPr="00970564">
        <w:rPr>
          <w:rFonts w:cs="Arial"/>
        </w:rPr>
        <w:fldChar w:fldCharType="end"/>
      </w:r>
      <w:r w:rsidRPr="00970564">
        <w:rPr>
          <w:rFonts w:cs="Arial"/>
        </w:rPr>
        <w:t xml:space="preserve">, focusing on a given task means that we have to give up on other tasks that require the same set of mechanisms, thus </w:t>
      </w:r>
      <w:r w:rsidR="00F82193">
        <w:rPr>
          <w:rFonts w:cs="Arial"/>
        </w:rPr>
        <w:t>incurring</w:t>
      </w:r>
      <w:r w:rsidR="00F82193" w:rsidRPr="00970564">
        <w:rPr>
          <w:rFonts w:cs="Arial"/>
        </w:rPr>
        <w:t xml:space="preserve"> </w:t>
      </w:r>
      <w:r w:rsidR="00E32C03" w:rsidRPr="00970564">
        <w:rPr>
          <w:rFonts w:cs="Arial"/>
        </w:rPr>
        <w:t xml:space="preserve">an </w:t>
      </w:r>
      <w:r w:rsidRPr="00970564">
        <w:rPr>
          <w:rFonts w:cs="Arial"/>
        </w:rPr>
        <w:t>opportunity cost</w:t>
      </w:r>
      <w:r w:rsidR="008B0139" w:rsidRPr="00970564">
        <w:rPr>
          <w:rFonts w:cs="Arial"/>
        </w:rPr>
        <w:fldChar w:fldCharType="begin" w:fldLock="1"/>
      </w:r>
      <w:r w:rsidR="0017402E" w:rsidRPr="00970564">
        <w:rPr>
          <w:rFonts w:cs="Arial"/>
        </w:rPr>
        <w:instrText>ADDIN CSL_CITATION {"citationItems":[{"id":"ITEM-1","itemData":{"DOI":"10.1017/S0140525X12003196","ISSN":"1469-1825","PMID":"24304775","abstract":"Why does performing certain tasks cause the aversive experience of mental effort and concomitant deterioration in task performance? One explanation posits a physical resource that is depleted over time. We propose an alternative explanation that centers on mental representations of the costs and benefits associated with task performance. Specifically, certain computational mechanisms, especially those associated with executive function, can be deployed for only a limited number of simultaneous tasks at any given moment. Consequently, the deployment of these computational mechanisms carries an opportunity cost--that is, the next-best use to which these systems might be put. We argue that the phenomenology of effort can be understood as the felt output of these cost/benefit computations. In turn, the subjective experience of effort motivates reduced deployment of these computational mechanisms in the service of the present task. These opportunity cost representations, then, together with other cost/benefit calculations, determine effort expended and, everything else equal, result in performance reductions. In making our case for this position, we review alternative explanations for both the phenomenology of effort associated with these tasks and for performance reductions over time. Likewise, we review the broad range of relevant empirical results from across sub-disciplines, especially psychology and neuroscience. We hope that our proposal will help to build links among the diverse fields that have been addressing similar questions from different perspectives, and we emphasize ways in which alternative models might be empirically distinguished.","author":[{"dropping-particle":"","family":"Kurzban","given":"Robert","non-dropping-particle":"","parse-names":false,"suffix":""},{"dropping-particle":"","family":"Duckworth","given":"Angela","non-dropping-particle":"","parse-names":false,"suffix":""},{"dropping-particle":"","family":"Kable","given":"Joseph W","non-dropping-particle":"","parse-names":false,"suffix":""},{"dropping-particle":"","family":"Myers","given":"Justus","non-dropping-particle":"","parse-names":false,"suffix":""}],"container-title":"The Behavioral and brain sciences","id":"ITEM-1","issue":"6","issued":{"date-parts":[["2013","12"]]},"page":"661-79","title":"An opportunity cost model of subjective effort and task performance.","type":"article-journal","volume":"36"},"uris":["http://www.mendeley.com/documents/?uuid=8b55c934-0bfe-4d90-b960-edc9558b0cdf"]}],"mendeley":{"formattedCitation":"&lt;sup&gt;6&lt;/sup&gt;","plainTextFormattedCitation":"6","previouslyFormattedCitation":"&lt;sup&gt;6&lt;/sup&gt;"},"properties":{"noteIndex":0},"schema":"https://github.com/citation-style-language/schema/raw/master/csl-citation.json"}</w:instrText>
      </w:r>
      <w:r w:rsidR="008B0139" w:rsidRPr="00970564">
        <w:rPr>
          <w:rFonts w:cs="Arial"/>
        </w:rPr>
        <w:fldChar w:fldCharType="separate"/>
      </w:r>
      <w:r w:rsidR="0017402E" w:rsidRPr="00970564">
        <w:rPr>
          <w:rFonts w:cs="Arial"/>
          <w:noProof/>
          <w:vertAlign w:val="superscript"/>
        </w:rPr>
        <w:t>6</w:t>
      </w:r>
      <w:r w:rsidR="008B0139" w:rsidRPr="00970564">
        <w:rPr>
          <w:rFonts w:cs="Arial"/>
        </w:rPr>
        <w:fldChar w:fldCharType="end"/>
      </w:r>
      <w:r w:rsidRPr="00970564">
        <w:rPr>
          <w:rFonts w:cs="Arial"/>
        </w:rPr>
        <w:t xml:space="preserve">. Hence, failures of cognitive control </w:t>
      </w:r>
      <w:r w:rsidR="00E32C03" w:rsidRPr="00970564">
        <w:rPr>
          <w:rFonts w:cs="Arial"/>
        </w:rPr>
        <w:t xml:space="preserve">can be </w:t>
      </w:r>
      <w:r w:rsidRPr="00970564">
        <w:rPr>
          <w:rFonts w:cs="Arial"/>
        </w:rPr>
        <w:t xml:space="preserve">viewed as </w:t>
      </w:r>
      <w:r w:rsidR="00E32C03" w:rsidRPr="00970564">
        <w:rPr>
          <w:rFonts w:cs="Arial"/>
        </w:rPr>
        <w:t xml:space="preserve">stemming not just from </w:t>
      </w:r>
      <w:r w:rsidRPr="00970564">
        <w:rPr>
          <w:rFonts w:cs="Arial"/>
        </w:rPr>
        <w:t xml:space="preserve">failures in </w:t>
      </w:r>
      <w:r w:rsidRPr="00970564">
        <w:rPr>
          <w:rFonts w:cs="Arial"/>
          <w:i/>
        </w:rPr>
        <w:t>implementation</w:t>
      </w:r>
      <w:r w:rsidRPr="00970564">
        <w:rPr>
          <w:rFonts w:cs="Arial"/>
        </w:rPr>
        <w:t xml:space="preserve">, </w:t>
      </w:r>
      <w:r w:rsidR="00E32C03" w:rsidRPr="00970564">
        <w:rPr>
          <w:rFonts w:cs="Arial"/>
        </w:rPr>
        <w:t xml:space="preserve">but also </w:t>
      </w:r>
      <w:r w:rsidRPr="00970564">
        <w:rPr>
          <w:rFonts w:cs="Arial"/>
        </w:rPr>
        <w:t xml:space="preserve">as a </w:t>
      </w:r>
      <w:r w:rsidRPr="00970564">
        <w:rPr>
          <w:rFonts w:cs="Arial"/>
          <w:i/>
        </w:rPr>
        <w:t>choice</w:t>
      </w:r>
      <w:r w:rsidRPr="00970564">
        <w:rPr>
          <w:rFonts w:cs="Arial"/>
        </w:rPr>
        <w:t xml:space="preserve"> to pursue alternative tasks that may be more</w:t>
      </w:r>
      <w:r w:rsidR="00C0128C" w:rsidRPr="00970564">
        <w:rPr>
          <w:rFonts w:cs="Arial"/>
        </w:rPr>
        <w:t xml:space="preserve"> rewarding</w:t>
      </w:r>
      <w:r w:rsidRPr="00970564">
        <w:rPr>
          <w:rFonts w:cs="Arial"/>
        </w:rPr>
        <w:t xml:space="preserve">. </w:t>
      </w:r>
    </w:p>
    <w:p w14:paraId="0D192EC2" w14:textId="77777777" w:rsidR="00C217DD" w:rsidRPr="00970564" w:rsidRDefault="00A04E54" w:rsidP="00E922A2">
      <w:pPr>
        <w:spacing w:line="360" w:lineRule="auto"/>
        <w:rPr>
          <w:rFonts w:cs="Arial"/>
        </w:rPr>
      </w:pPr>
      <w:r w:rsidRPr="00970564">
        <w:rPr>
          <w:rFonts w:cs="Arial"/>
        </w:rPr>
        <w:t xml:space="preserve">Such a </w:t>
      </w:r>
      <w:r w:rsidR="004737C3" w:rsidRPr="00970564">
        <w:rPr>
          <w:rFonts w:cs="Arial"/>
        </w:rPr>
        <w:t xml:space="preserve">motivational </w:t>
      </w:r>
      <w:r w:rsidRPr="00970564">
        <w:rPr>
          <w:rFonts w:cs="Arial"/>
        </w:rPr>
        <w:t xml:space="preserve">mechanism would be adaptive, given that our constantly changing environment </w:t>
      </w:r>
      <w:r w:rsidR="00E63AD9" w:rsidRPr="00970564">
        <w:rPr>
          <w:rFonts w:cs="Arial"/>
        </w:rPr>
        <w:t>requires a dynamic balance between</w:t>
      </w:r>
      <w:r w:rsidR="00F06110" w:rsidRPr="00970564">
        <w:rPr>
          <w:rFonts w:cs="Arial"/>
        </w:rPr>
        <w:t xml:space="preserve"> </w:t>
      </w:r>
      <w:r w:rsidRPr="00970564">
        <w:rPr>
          <w:rFonts w:cs="Arial"/>
        </w:rPr>
        <w:t xml:space="preserve">the cognitive </w:t>
      </w:r>
      <w:r w:rsidR="00F06110" w:rsidRPr="00970564">
        <w:rPr>
          <w:rFonts w:cs="Arial"/>
        </w:rPr>
        <w:t>states of</w:t>
      </w:r>
      <w:r w:rsidR="00E63AD9" w:rsidRPr="00970564">
        <w:rPr>
          <w:rFonts w:cs="Arial"/>
        </w:rPr>
        <w:t xml:space="preserve"> focus and flexibility</w:t>
      </w:r>
      <w:r w:rsidR="00FE319D" w:rsidRPr="00970564">
        <w:rPr>
          <w:rFonts w:cs="Arial"/>
        </w:rPr>
        <w:fldChar w:fldCharType="begin" w:fldLock="1"/>
      </w:r>
      <w:r w:rsidR="0017402E" w:rsidRPr="00970564">
        <w:rPr>
          <w:rFonts w:cs="Arial"/>
        </w:rPr>
        <w:instrText>ADDIN CSL_CITATION {"citationItems":[{"id":"ITEM-1","itemData":{"DOI":"10.1016/j.cobeha.2015.05.007","ISBN":"2352-1546","ISSN":"23521546","abstract":"Cognitive control helps us attain our goals by resisting distraction and temptations. Some of us strive to enhance it beyond normal, for example by means of dopaminergic medication like methylphenidate. However, the cognitive effects of such smart drugs are unclear. What we need is an understanding of the mechanisms by which dopamine modulates cognitive control. Advances in cognitive neuroscience highlight a role for dopamine in cost-benefit decision-making. I build on these advances by re-conceptualizing cognitive control as involving not just prefrontal dopamine, but also modulation of cost-benefit decision-making by striatal dopamine. This approach will help us understand why we sometimes fail to (choose) to exert cognitive control, while also identifying mechanistic factors that predict dopaminergic drug effects on cognitive control.","author":[{"dropping-particle":"","family":"Cools","given":"Roshan","non-dropping-particle":"","parse-names":false,"suffix":""}],"container-title":"Current Opinion in Behavioral Sciences","id":"ITEM-1","issued":{"date-parts":[["2015"]]},"page":"152-159","publisher":"Elsevier Ltd","title":"The cost of dopamine for dynamic cognitive control","type":"article-journal","volume":"4"},"uris":["http://www.mendeley.com/documents/?uuid=8d793091-9c5e-4408-97fa-7ea35fe0fc15"]},{"id":"ITEM-2","itemData":{"DOI":"10.1002/wcs.1401","ISSN":"19395086","PMID":"27507774","abstract":"Cognitive control helps us attain our goals by resisting distraction and temptations. Dopaminergic drugs are well known to enhance cognitive control. However, there is great variability in the effects of dopaminergic drugs across different contexts, with beneficial effects on some tasks but detrimental effects on other tasks. The mechanisms underlying this variability across cognitive task demands remain unclear. I aim to elucidate this across-task variability in dopaminergic drug efficacy by going beyond classic models that emphasize the importance of dopamine in the prefrontal cortex for cognitive control and working memory. To this end, I build on recent advances in cognitive neuroscience that highlight a role for dopamine in cost-benefit decision making. Specifically, I reconceptualize cognitive control as involving not just prefrontal dopamine but also modulation of cost-benefit decision making by striatal dopamine. This approach will help us understand why we sometimes fail to (choose to) exert cognitive control while also identifying mechanistic factors that predict dopaminergic drug effects on cognitive control. WIREs Cogn Sci 2016, 7:317-329. doi: 10.1002/wcs.1401 For further resources related to this article, please visit the WIREs website.","author":[{"dropping-particle":"","family":"Cools","given":"Roshan","non-dropping-particle":"","parse-names":false,"suffix":""}],"container-title":"Wiley interdisciplinary reviews. Cognitive science","id":"ITEM-2","issue":"5","issued":{"date-parts":[["2016"]]},"page":"317-329","title":"The costs and benefits of brain dopamine for cognitive control","type":"article-journal","volume":"7"},"uris":["http://www.mendeley.com/documents/?uuid=77154371-83f5-43d9-a692-436b0452d00e"]}],"mendeley":{"formattedCitation":"&lt;sup&gt;8,11&lt;/sup&gt;","plainTextFormattedCitation":"8,11","previouslyFormattedCitation":"&lt;sup&gt;8,11&lt;/sup&gt;"},"properties":{"noteIndex":0},"schema":"https://github.com/citation-style-language/schema/raw/master/csl-citation.json"}</w:instrText>
      </w:r>
      <w:r w:rsidR="00FE319D" w:rsidRPr="00970564">
        <w:rPr>
          <w:rFonts w:cs="Arial"/>
        </w:rPr>
        <w:fldChar w:fldCharType="separate"/>
      </w:r>
      <w:r w:rsidR="0017402E" w:rsidRPr="00970564">
        <w:rPr>
          <w:rFonts w:cs="Arial"/>
          <w:noProof/>
          <w:vertAlign w:val="superscript"/>
        </w:rPr>
        <w:t>8,11</w:t>
      </w:r>
      <w:r w:rsidR="00FE319D" w:rsidRPr="00970564">
        <w:rPr>
          <w:rFonts w:cs="Arial"/>
        </w:rPr>
        <w:fldChar w:fldCharType="end"/>
      </w:r>
      <w:r w:rsidR="00E63AD9" w:rsidRPr="00970564">
        <w:rPr>
          <w:rFonts w:cs="Arial"/>
        </w:rPr>
        <w:t xml:space="preserve">. Focusing is crucial </w:t>
      </w:r>
      <w:r w:rsidRPr="00970564">
        <w:rPr>
          <w:rFonts w:cs="Arial"/>
        </w:rPr>
        <w:t>f</w:t>
      </w:r>
      <w:r w:rsidR="00E63AD9" w:rsidRPr="00970564">
        <w:rPr>
          <w:rFonts w:cs="Arial"/>
        </w:rPr>
        <w:t>o</w:t>
      </w:r>
      <w:r w:rsidRPr="00970564">
        <w:rPr>
          <w:rFonts w:cs="Arial"/>
        </w:rPr>
        <w:t>r</w:t>
      </w:r>
      <w:r w:rsidR="00E63AD9" w:rsidRPr="00970564">
        <w:rPr>
          <w:rFonts w:cs="Arial"/>
        </w:rPr>
        <w:t xml:space="preserve"> complet</w:t>
      </w:r>
      <w:r w:rsidRPr="00970564">
        <w:rPr>
          <w:rFonts w:cs="Arial"/>
        </w:rPr>
        <w:t>ing</w:t>
      </w:r>
      <w:r w:rsidR="00E63AD9" w:rsidRPr="00970564">
        <w:rPr>
          <w:rFonts w:cs="Arial"/>
        </w:rPr>
        <w:t xml:space="preserve"> our goals, but flexibility is essential </w:t>
      </w:r>
      <w:r w:rsidRPr="00970564">
        <w:rPr>
          <w:rFonts w:cs="Arial"/>
        </w:rPr>
        <w:t>when goals change</w:t>
      </w:r>
      <w:r w:rsidR="00E63AD9" w:rsidRPr="00970564">
        <w:rPr>
          <w:rFonts w:cs="Arial"/>
        </w:rPr>
        <w:t xml:space="preserve">. Flexibility </w:t>
      </w:r>
      <w:r w:rsidRPr="00970564">
        <w:rPr>
          <w:rFonts w:cs="Arial"/>
        </w:rPr>
        <w:t xml:space="preserve">also </w:t>
      </w:r>
      <w:r w:rsidR="00E63AD9" w:rsidRPr="00970564">
        <w:rPr>
          <w:rFonts w:cs="Arial"/>
        </w:rPr>
        <w:t xml:space="preserve">allows us to explore alternative ways to solve a problem and come up with new ideas, i.e. to be innovative and creative. Mind-wandering, for example, has been associated with </w:t>
      </w:r>
      <w:r w:rsidR="00E63AD9" w:rsidRPr="00970564">
        <w:rPr>
          <w:rFonts w:cs="Arial"/>
        </w:rPr>
        <w:lastRenderedPageBreak/>
        <w:t xml:space="preserve">more </w:t>
      </w:r>
      <w:r w:rsidR="002241B5" w:rsidRPr="00970564">
        <w:rPr>
          <w:rFonts w:cs="Arial"/>
        </w:rPr>
        <w:t>“</w:t>
      </w:r>
      <w:r w:rsidR="00E63AD9" w:rsidRPr="00970564">
        <w:rPr>
          <w:rFonts w:cs="Arial"/>
        </w:rPr>
        <w:t>a-ha</w:t>
      </w:r>
      <w:r w:rsidR="002241B5" w:rsidRPr="00970564">
        <w:rPr>
          <w:rFonts w:cs="Arial"/>
        </w:rPr>
        <w:t>”</w:t>
      </w:r>
      <w:r w:rsidR="00E63AD9" w:rsidRPr="00970564">
        <w:rPr>
          <w:rFonts w:cs="Arial"/>
        </w:rPr>
        <w:t xml:space="preserve"> moments when problem- solving</w:t>
      </w:r>
      <w:r w:rsidR="00FE319D" w:rsidRPr="00970564">
        <w:rPr>
          <w:rFonts w:cs="Arial"/>
        </w:rPr>
        <w:fldChar w:fldCharType="begin" w:fldLock="1"/>
      </w:r>
      <w:r w:rsidR="0017402E" w:rsidRPr="00970564">
        <w:rPr>
          <w:rFonts w:cs="Arial"/>
        </w:rPr>
        <w:instrText>ADDIN CSL_CITATION {"citationItems":[{"id":"ITEM-1","itemData":{"DOI":"10.1037/a0031569","ISSN":"1878-7290","PMID":"23458547","abstract":"Substantial evidence suggests that mind-wandering typically occurs at a significant cost to performance. Mind-wandering-related deficits in performance have been observed in many contexts, most notably reading, tests of sustained attention, and tests of aptitude. Mind-wandering has been shown to negatively impact reading comprehension and model building, impair the ability to withhold automatized responses, and disrupt performance on tests of working memory and intelligence. These empirically identified costs of mind-wandering have led to the suggestion that mind-wandering may represent a pure failure of cognitive control and thus pose little benefit. However, emerging evidence suggests that the role of mind-wandering is not entirely pernicious. Recent studies have shown that mind-wandering may play a crucial role in both autobiographical planning and creative problem solving, thus providing at least two possible adaptive functions of the phenomenon. This article reviews these observed costs and possible functions of mind-wandering and identifies important avenues of future inquiry.","author":[{"dropping-particle":"","family":"Mooneyham","given":"Benjamin W.","non-dropping-particle":"","parse-names":false,"suffix":""},{"dropping-particle":"","family":"Schooler","given":"Jonathan W.","non-dropping-particle":"","parse-names":false,"suffix":""}],"container-title":"Canadian Journal of Experimental Psychology/Revue canadienne de psychologie expérimentale","id":"ITEM-1","issue":"1","issued":{"date-parts":[["2013","3"]]},"page":"11-18","title":"The costs and benefits of mind-wandering: A review.","type":"article-journal","volume":"67"},"uris":["http://www.mendeley.com/documents/?uuid=c3187fb2-4cbc-31ca-8f5f-f701c815878a"]},{"id":"ITEM-2","itemData":{"DOI":"10.1177/0956797612446024","ISSN":"0956-7976","PMID":"22941876","abstract":"Although anecdotes that creative thoughts often arise when one is engaged in an unrelated train of thought date back thousands of years, empirical research has not yet investigated this potentially critical source of inspiration. We used an incubation paradigm to assess whether performance on validated creativity problems (the Unusual Uses Task, or UUT) can be facilitated by engaging in either a demanding task or an undemanding task that maximizes mind wandering. Compared with engaging in a demanding task, rest, or no break, engaging in an undemanding task during an incubation period led to substantial improvements in performance on previously encountered problems. Critically, the context that improved performance after the incubation period was associated with higher levels of mind wandering but not with a greater number of explicitly directed thoughts about the UUT. These data suggest that engaging in simple external tasks that allow the mind to wander may facilitate creative problem solving.","author":[{"dropping-particle":"","family":"Baird","given":"Benjamin","non-dropping-particle":"","parse-names":false,"suffix":""},{"dropping-particle":"","family":"Smallwood","given":"Jonathan","non-dropping-particle":"","parse-names":false,"suffix":""},{"dropping-particle":"","family":"Mrazek","given":"Michael D.","non-dropping-particle":"","parse-names":false,"suffix":""},{"dropping-particle":"","family":"Kam","given":"Julia W. Y.","non-dropping-particle":"","parse-names":false,"suffix":""},{"dropping-particle":"","family":"Franklin","given":"Michael S.","non-dropping-particle":"","parse-names":false,"suffix":""},{"dropping-particle":"","family":"Schooler","given":"Jonathan W.","non-dropping-particle":"","parse-names":false,"suffix":""}],"container-title":"Psychological Science","id":"ITEM-2","issue":"10","issued":{"date-parts":[["2012","10","31"]]},"page":"1117-1122","title":"Inspired by Distraction","type":"article-journal","volume":"23"},"uris":["http://www.mendeley.com/documents/?uuid=f0ece5bf-3369-3a58-9f3b-3290fe7a4194"]},{"id":"ITEM-3","itemData":{"DOI":"10.1016/S0191-8869(02)00104-6","ISSN":"0191-8869","abstract":"Creativity involves linking ideas previously seen as unrelated. The creative thinker must attend to elements that are relevant to the current problem while recording seemingly irrelevant information that may lead to insight. Thus, creative thinkers should use peripherally presented cues effectively. Good analytic thinking should be characterized by sustained directed attention because solutions to analytic problems require focus on the problem elements. We predicted that creative thinkers would take advantage of incidentally presented cues, whereas analytic thinkers would not. We used a remote associates test (RAT) to measure creativity and deductive reasoning problems to measure analytic ability. To measure sensitivity to peripheral cues, we adapted a task from Mendelsohn and Griswold (1966). Multiple regression analyses demonstrated that RAT scores predicted ability to use peripheral cues, whereas scores on the deductive task did not.","author":[{"dropping-particle":"","family":"Ansburg","given":"Pamela I.","non-dropping-particle":"","parse-names":false,"suffix":""},{"dropping-particle":"","family":"Hill","given":"Katherine","non-dropping-particle":"","parse-names":false,"suffix":""}],"container-title":"Personality and Individual Differences","id":"ITEM-3","issue":"7","issued":{"date-parts":[["2003","5","1"]]},"page":"1141-1152","publisher":"Pergamon","title":"Creative and analytic thinkers differ in their use of attentional resources","type":"article-journal","volume":"34"},"uris":["http://www.mendeley.com/documents/?uuid=872d7c31-6932-38aa-bf22-ad6d4e6cf802"]},{"id":"ITEM-4","itemData":{"DOI":"10.3389/fpsyg.2015.00834","ISSN":"1664-1078","PMID":"26136715","abstract":"Based on mixed results linking both mindfulness and its opposing construct mind wandering to enhanced creativity, we predicted that the relationship between mindfulness and creativity might depend on whether creative problems are approached through analytic strategy or through \"insight\" (i.e., sudden awareness of a solution). Study 1 investigated the relationship between trait mindfulness and compound remote associates problem solving as a function of participants' self-reported approach to each problem. The results revealed a negative relationship between mindfulness and problem-solving overall. However, more detailed analysis revealed that mindfulness was associated with impaired problem solving when approaching problems with insight, but increased problem solving when using analysis. In Study 2, we manipulated participants' problem-solving approach through instructions. We again found a negative relationship between mindfulness and creative performance in general, however, more mindful participants again performed better when instructed to approach problems analytically.","author":[{"dropping-particle":"","family":"Zedelius","given":"Claire M","non-dropping-particle":"","parse-names":false,"suffix":""},{"dropping-particle":"","family":"Schooler","given":"Jonathan W","non-dropping-particle":"","parse-names":false,"suffix":""}],"container-title":"Frontiers in psychology","id":"ITEM-4","issued":{"date-parts":[["2015"]]},"page":"834","publisher":"Frontiers Media SA","title":"Mind wandering &amp;quot;Ahas&amp;quot; versus mindful reasoning: alternative routes to creative solutions.","type":"article-journal","volume":"6"},"uris":["http://www.mendeley.com/documents/?uuid=501a9ae4-c17f-36ee-91a0-f706cead9f9c"]}],"mendeley":{"formattedCitation":"&lt;sup&gt;12–15&lt;/sup&gt;","plainTextFormattedCitation":"12–15","previouslyFormattedCitation":"&lt;sup&gt;12–15&lt;/sup&gt;"},"properties":{"noteIndex":0},"schema":"https://github.com/citation-style-language/schema/raw/master/csl-citation.json"}</w:instrText>
      </w:r>
      <w:r w:rsidR="00FE319D" w:rsidRPr="00970564">
        <w:rPr>
          <w:rFonts w:cs="Arial"/>
        </w:rPr>
        <w:fldChar w:fldCharType="separate"/>
      </w:r>
      <w:r w:rsidR="0017402E" w:rsidRPr="00970564">
        <w:rPr>
          <w:rFonts w:cs="Arial"/>
          <w:noProof/>
          <w:vertAlign w:val="superscript"/>
        </w:rPr>
        <w:t>12–15</w:t>
      </w:r>
      <w:r w:rsidR="00FE319D" w:rsidRPr="00970564">
        <w:rPr>
          <w:rFonts w:cs="Arial"/>
        </w:rPr>
        <w:fldChar w:fldCharType="end"/>
      </w:r>
      <w:r w:rsidR="00FE319D" w:rsidRPr="00970564">
        <w:rPr>
          <w:rFonts w:cs="Arial"/>
        </w:rPr>
        <w:t xml:space="preserve"> and practicing </w:t>
      </w:r>
      <w:r w:rsidR="00E63AD9" w:rsidRPr="00970564">
        <w:rPr>
          <w:rFonts w:cs="Arial"/>
        </w:rPr>
        <w:t>voluntary mind-wandering has been proposed as a training method to boost creativity</w:t>
      </w:r>
      <w:r w:rsidR="00FE319D" w:rsidRPr="00970564">
        <w:rPr>
          <w:rFonts w:cs="Arial"/>
        </w:rPr>
        <w:fldChar w:fldCharType="begin" w:fldLock="1"/>
      </w:r>
      <w:r w:rsidR="0017402E" w:rsidRPr="00970564">
        <w:rPr>
          <w:rFonts w:cs="Arial"/>
        </w:rPr>
        <w:instrText>ADDIN CSL_CITATION {"citationItems":[{"id":"ITEM-1","itemData":{"DOI":"10.3389/fpsyg.2015.02063","ISSN":"1664-1078","PMID":"26869943","abstract":"Psychologists have long hypothesized that daydreaming (i.e., engaging in stimulus-independent, task-unrelated thoughts and images) may facilitate creativity, but evidence for this hypothesis has been mixed. We propose that, to fully understand the relationship between daydreaming and creativity, it is essential to distinguish between different creative processes as well as between alternative styles of daydreaming. A prominent distinction in creativity research is that between analytic problem solving, which involves incremental and largely conscious processes, and insight, which is characterized by the spontaneity with which an idea springs to mind. In this aspect, insight resembles daydreaming. Indeed, recent evidence has linked daydreaming to creative performance. But like creativity, daydreaming is a multifaceted concept. Daydreams vary in style and content, a fact that is receiving little attention in contemporary research. Not all kinds of daydreaming are likely to have the same effects on creativity. We discuss different factors prevalent in people's daydreaming, such as mood, attentional focus, and intentionality, and consider how these factors may be related to creative processes. We further discuss implications for ways to enhance creativity through deliberate daydreaming practice.","author":[{"dropping-particle":"","family":"Zedelius","given":"Claire M","non-dropping-particle":"","parse-names":false,"suffix":""},{"dropping-particle":"","family":"Schooler","given":"Jonathan W","non-dropping-particle":"","parse-names":false,"suffix":""}],"container-title":"Frontiers in psychology","id":"ITEM-1","issued":{"date-parts":[["2015"]]},"page":"2063","publisher":"Frontiers Media SA","title":"The Richness of Inner Experience: Relating Styles of Daydreaming to Creative Processes.","type":"article-journal","volume":"6"},"uris":["http://www.mendeley.com/documents/?uuid=5fea47f5-b104-3815-bffa-2c4b6210ef22"]}],"mendeley":{"formattedCitation":"&lt;sup&gt;16&lt;/sup&gt;","plainTextFormattedCitation":"16","previouslyFormattedCitation":"&lt;sup&gt;16&lt;/sup&gt;"},"properties":{"noteIndex":0},"schema":"https://github.com/citation-style-language/schema/raw/master/csl-citation.json"}</w:instrText>
      </w:r>
      <w:r w:rsidR="00FE319D" w:rsidRPr="00970564">
        <w:rPr>
          <w:rFonts w:cs="Arial"/>
        </w:rPr>
        <w:fldChar w:fldCharType="separate"/>
      </w:r>
      <w:r w:rsidR="0017402E" w:rsidRPr="00970564">
        <w:rPr>
          <w:rFonts w:cs="Arial"/>
          <w:noProof/>
          <w:vertAlign w:val="superscript"/>
        </w:rPr>
        <w:t>16</w:t>
      </w:r>
      <w:r w:rsidR="00FE319D" w:rsidRPr="00970564">
        <w:rPr>
          <w:rFonts w:cs="Arial"/>
        </w:rPr>
        <w:fldChar w:fldCharType="end"/>
      </w:r>
      <w:r w:rsidR="00437AC7" w:rsidRPr="00970564">
        <w:rPr>
          <w:rFonts w:cs="Arial"/>
        </w:rPr>
        <w:t xml:space="preserve">. </w:t>
      </w:r>
    </w:p>
    <w:p w14:paraId="1A239355" w14:textId="6BF79306" w:rsidR="00E973FC" w:rsidRPr="00970564" w:rsidRDefault="00F112E3" w:rsidP="00E922A2">
      <w:pPr>
        <w:spacing w:line="360" w:lineRule="auto"/>
        <w:rPr>
          <w:rFonts w:cs="Arial"/>
        </w:rPr>
      </w:pPr>
      <w:r w:rsidRPr="00970564">
        <w:rPr>
          <w:rFonts w:cs="Arial"/>
        </w:rPr>
        <w:t>According to current theorizing</w:t>
      </w:r>
      <w:r w:rsidR="00D15495" w:rsidRPr="00970564">
        <w:rPr>
          <w:rFonts w:cs="Arial"/>
        </w:rPr>
        <w:fldChar w:fldCharType="begin" w:fldLock="1"/>
      </w:r>
      <w:r w:rsidR="00C53445" w:rsidRPr="00970564">
        <w:rPr>
          <w:rFonts w:cs="Arial"/>
        </w:rPr>
        <w:instrText>ADDIN CSL_CITATION {"citationItems":[{"id":"ITEM-1","itemData":{"author":[{"dropping-particle":"","family":"Musslick","given":"Sebastian","non-dropping-particle":"","parse-names":false,"suffix":""},{"dropping-particle":"","family":"Jang","given":"Seong J","non-dropping-particle":"","parse-names":false,"suffix":""},{"dropping-particle":"","family":"Shvartsman","given":"Michael","non-dropping-particle":"","parse-names":false,"suffix":""},{"dropping-particle":"","family":"Shenhav","given":"Amitai","non-dropping-particle":"","parse-names":false,"suffix":""},{"dropping-particle":"","family":"Cohen","given":"Jonathan D","non-dropping-particle":"","parse-names":false,"suffix":""}],"id":"ITEM-1","issued":{"date-parts":[["2017"]]},"title":"Constraints associated with cognitive control and the stability-flexibility dilemma","type":"article-journal"},"uris":["http://www.mendeley.com/documents/?uuid=b5ae9bf3-277f-4521-8687-3ac414c2c989"]}],"mendeley":{"formattedCitation":"&lt;sup&gt;17&lt;/sup&gt;","plainTextFormattedCitation":"17","previouslyFormattedCitation":"&lt;sup&gt;17&lt;/sup&gt;"},"properties":{"noteIndex":0},"schema":"https://github.com/citation-style-language/schema/raw/master/csl-citation.json"}</w:instrText>
      </w:r>
      <w:r w:rsidR="00D15495" w:rsidRPr="00970564">
        <w:rPr>
          <w:rFonts w:cs="Arial"/>
        </w:rPr>
        <w:fldChar w:fldCharType="separate"/>
      </w:r>
      <w:r w:rsidR="00D15495" w:rsidRPr="00970564">
        <w:rPr>
          <w:rFonts w:cs="Arial"/>
          <w:noProof/>
          <w:vertAlign w:val="superscript"/>
        </w:rPr>
        <w:t>17</w:t>
      </w:r>
      <w:r w:rsidR="00D15495" w:rsidRPr="00970564">
        <w:rPr>
          <w:rFonts w:cs="Arial"/>
        </w:rPr>
        <w:fldChar w:fldCharType="end"/>
      </w:r>
      <w:r w:rsidR="00D15495" w:rsidRPr="00970564">
        <w:rPr>
          <w:rFonts w:cs="Arial"/>
        </w:rPr>
        <w:t xml:space="preserve">, </w:t>
      </w:r>
      <w:r w:rsidRPr="00970564">
        <w:rPr>
          <w:rFonts w:cs="Arial"/>
        </w:rPr>
        <w:t xml:space="preserve"> the stability/flexibility tradeoff in working memory is </w:t>
      </w:r>
      <w:r w:rsidR="00562A2A" w:rsidRPr="00970564">
        <w:rPr>
          <w:rFonts w:cs="Arial"/>
        </w:rPr>
        <w:t>moderated</w:t>
      </w:r>
      <w:r w:rsidRPr="00970564">
        <w:rPr>
          <w:rFonts w:cs="Arial"/>
        </w:rPr>
        <w:t xml:space="preserve"> by the strength </w:t>
      </w:r>
      <w:r w:rsidR="001417EB" w:rsidRPr="00970564">
        <w:rPr>
          <w:rFonts w:cs="Arial"/>
        </w:rPr>
        <w:t xml:space="preserve">of current task representations. </w:t>
      </w:r>
      <w:r w:rsidRPr="00970564">
        <w:rPr>
          <w:rFonts w:cs="Arial"/>
        </w:rPr>
        <w:t>Strong representations</w:t>
      </w:r>
      <w:r w:rsidR="00F17F0C" w:rsidRPr="00970564">
        <w:rPr>
          <w:rFonts w:cs="Arial"/>
        </w:rPr>
        <w:t xml:space="preserve"> </w:t>
      </w:r>
      <w:r w:rsidRPr="00970564">
        <w:rPr>
          <w:rFonts w:cs="Arial"/>
        </w:rPr>
        <w:t xml:space="preserve">facilitate focusing on a current task-set at the cost of </w:t>
      </w:r>
      <w:r w:rsidR="00D15495" w:rsidRPr="00970564">
        <w:rPr>
          <w:rFonts w:cs="Arial"/>
        </w:rPr>
        <w:t>reduced flexibility, for example when</w:t>
      </w:r>
      <w:r w:rsidRPr="00970564">
        <w:rPr>
          <w:rFonts w:cs="Arial"/>
        </w:rPr>
        <w:t xml:space="preserve"> task-</w:t>
      </w:r>
      <w:r w:rsidR="00557153" w:rsidRPr="00970564">
        <w:rPr>
          <w:rFonts w:cs="Arial"/>
        </w:rPr>
        <w:t xml:space="preserve"> </w:t>
      </w:r>
      <w:r w:rsidRPr="00970564">
        <w:rPr>
          <w:rFonts w:cs="Arial"/>
        </w:rPr>
        <w:t>switching. Weak representations</w:t>
      </w:r>
      <w:r w:rsidR="00F17F0C" w:rsidRPr="00970564">
        <w:rPr>
          <w:rFonts w:cs="Arial"/>
        </w:rPr>
        <w:t xml:space="preserve"> </w:t>
      </w:r>
      <w:r w:rsidRPr="00970564">
        <w:rPr>
          <w:rFonts w:cs="Arial"/>
        </w:rPr>
        <w:t xml:space="preserve">in contrast allow flexible adaptation but reduce focused intensity. </w:t>
      </w:r>
    </w:p>
    <w:p w14:paraId="41DAA999" w14:textId="37AE4EE8" w:rsidR="002D12E3" w:rsidRPr="0030171C" w:rsidRDefault="00B36F8A" w:rsidP="00E922A2">
      <w:pPr>
        <w:spacing w:line="360" w:lineRule="auto"/>
      </w:pPr>
      <w:r w:rsidRPr="00970564">
        <w:rPr>
          <w:rFonts w:eastAsia="Calibri" w:cs="Arial"/>
        </w:rPr>
        <w:t>How</w:t>
      </w:r>
      <w:r w:rsidR="002D12E3" w:rsidRPr="0030171C">
        <w:t xml:space="preserve"> do we decide when to be focused and when to relax constraints in order to be flexible? We have previously argued that we arbitrate between a focused (closed) state versus a flexible (open) one, based on a cost-benefit analysis in which the </w:t>
      </w:r>
      <w:commentRangeStart w:id="2"/>
      <w:r w:rsidR="002D12E3" w:rsidRPr="0030171C">
        <w:t xml:space="preserve">value of cognitive effort </w:t>
      </w:r>
      <w:commentRangeEnd w:id="2"/>
      <w:r w:rsidR="00FE009B">
        <w:rPr>
          <w:rStyle w:val="CommentReference"/>
          <w:rFonts w:eastAsiaTheme="minorEastAsia"/>
        </w:rPr>
        <w:commentReference w:id="2"/>
      </w:r>
      <w:r w:rsidR="002D12E3" w:rsidRPr="0030171C">
        <w:t>corresponds to increased focus and is weighted against its (e.g. opportunity) cost, corresponding to reduced flexibility</w:t>
      </w:r>
      <w:r w:rsidR="0017402E" w:rsidRPr="00970564">
        <w:rPr>
          <w:rFonts w:cs="Arial"/>
        </w:rPr>
        <w:fldChar w:fldCharType="begin" w:fldLock="1"/>
      </w:r>
      <w:r w:rsidR="0017402E" w:rsidRPr="00970564">
        <w:rPr>
          <w:rFonts w:cs="Arial"/>
        </w:rPr>
        <w:instrText>ADDIN CSL_CITATION {"citationItems":[{"id":"ITEM-1","itemData":{"DOI":"10.1002/wcs.1401","ISSN":"19395086","PMID":"27507774","abstract":"Cognitive control helps us attain our goals by resisting distraction and temptations. Dopaminergic drugs are well known to enhance cognitive control. However, there is great variability in the effects of dopaminergic drugs across different contexts, with beneficial effects on some tasks but detrimental effects on other tasks. The mechanisms underlying this variability across cognitive task demands remain unclear. I aim to elucidate this across-task variability in dopaminergic drug efficacy by going beyond classic models that emphasize the importance of dopamine in the prefrontal cortex for cognitive control and working memory. To this end, I build on recent advances in cognitive neuroscience that highlight a role for dopamine in cost-benefit decision making. Specifically, I reconceptualize cognitive control as involving not just prefrontal dopamine but also modulation of cost-benefit decision making by striatal dopamine. This approach will help us understand why we sometimes fail to (choose to) exert cognitive control while also identifying mechanistic factors that predict dopaminergic drug effects on cognitive control. WIREs Cogn Sci 2016, 7:317-329. doi: 10.1002/wcs.1401 For further resources related to this article, please visit the WIREs website.","author":[{"dropping-particle":"","family":"Cools","given":"Roshan","non-dropping-particle":"","parse-names":false,"suffix":""}],"container-title":"Wiley interdisciplinary reviews. Cognitive science","id":"ITEM-1","issue":"5","issued":{"date-parts":[["2016"]]},"page":"317-329","title":"The costs and benefits of brain dopamine for cognitive control","type":"article-journal","volume":"7"},"uris":["http://www.mendeley.com/documents/?uuid=77154371-83f5-43d9-a692-436b0452d00e"]}],"mendeley":{"formattedCitation":"&lt;sup&gt;11&lt;/sup&gt;","plainTextFormattedCitation":"11","previouslyFormattedCitation":"&lt;sup&gt;11&lt;/sup&gt;"},"properties":{"noteIndex":0},"schema":"https://github.com/citation-style-language/schema/raw/master/csl-citation.json"}</w:instrText>
      </w:r>
      <w:r w:rsidR="0017402E" w:rsidRPr="00970564">
        <w:rPr>
          <w:rFonts w:cs="Arial"/>
        </w:rPr>
        <w:fldChar w:fldCharType="separate"/>
      </w:r>
      <w:r w:rsidR="0017402E" w:rsidRPr="00970564">
        <w:rPr>
          <w:rFonts w:cs="Arial"/>
          <w:noProof/>
          <w:vertAlign w:val="superscript"/>
        </w:rPr>
        <w:t>11</w:t>
      </w:r>
      <w:r w:rsidR="0017402E" w:rsidRPr="00970564">
        <w:rPr>
          <w:rFonts w:cs="Arial"/>
        </w:rPr>
        <w:fldChar w:fldCharType="end"/>
      </w:r>
      <w:r w:rsidR="00280AFB" w:rsidRPr="00970564">
        <w:rPr>
          <w:rFonts w:cs="Arial"/>
        </w:rPr>
        <w:t xml:space="preserve"> </w:t>
      </w:r>
      <w:r w:rsidR="0017402E" w:rsidRPr="00970564">
        <w:rPr>
          <w:rFonts w:cs="Arial"/>
        </w:rPr>
        <w:t>.</w:t>
      </w:r>
      <w:r w:rsidRPr="0030171C">
        <w:t xml:space="preserve"> </w:t>
      </w:r>
      <w:r w:rsidR="002D12E3" w:rsidRPr="0030171C">
        <w:t>We thus reasoned that the cost of cognitive stability is higher than that of cognitive flexibility.</w:t>
      </w:r>
      <w:r w:rsidR="002D12E3" w:rsidRPr="00BB76DF">
        <w:rPr>
          <w:sz w:val="28"/>
        </w:rPr>
        <w:t xml:space="preserve"> </w:t>
      </w:r>
      <w:r w:rsidRPr="00BB76DF">
        <w:rPr>
          <w:rFonts w:eastAsia="Calibri" w:cs="Arial"/>
        </w:rPr>
        <w:t>Here, we i</w:t>
      </w:r>
      <w:r w:rsidR="002D12E3" w:rsidRPr="00BB76DF">
        <w:rPr>
          <w:rFonts w:eastAsia="Calibri" w:cs="Arial"/>
        </w:rPr>
        <w:t>nvestigate this</w:t>
      </w:r>
      <w:r w:rsidRPr="00BB76DF">
        <w:rPr>
          <w:rFonts w:eastAsia="Calibri" w:cs="Arial"/>
        </w:rPr>
        <w:t xml:space="preserve"> hypothesis by </w:t>
      </w:r>
      <w:r w:rsidR="000254E0" w:rsidRPr="00BB76DF">
        <w:rPr>
          <w:rFonts w:eastAsia="Calibri" w:cs="Arial"/>
        </w:rPr>
        <w:t>using a novel version of</w:t>
      </w:r>
      <w:r w:rsidR="002D12E3" w:rsidRPr="00BB76DF">
        <w:rPr>
          <w:rFonts w:eastAsia="Calibri" w:cs="Arial"/>
        </w:rPr>
        <w:t xml:space="preserve"> </w:t>
      </w:r>
      <w:r w:rsidR="001417EB" w:rsidRPr="00BB76DF">
        <w:rPr>
          <w:rFonts w:eastAsia="Calibri" w:cs="Arial"/>
        </w:rPr>
        <w:t xml:space="preserve">the </w:t>
      </w:r>
      <w:r w:rsidR="002D12E3" w:rsidRPr="00BB76DF">
        <w:rPr>
          <w:rFonts w:eastAsia="Calibri" w:cs="Arial"/>
        </w:rPr>
        <w:t xml:space="preserve">cognitive effort discounting paradigm </w:t>
      </w:r>
      <w:r w:rsidR="001417EB" w:rsidRPr="001D4810">
        <w:rPr>
          <w:rFonts w:cs="Arial"/>
        </w:rPr>
        <w:t>(COGED)</w:t>
      </w:r>
      <w:r w:rsidR="001417EB" w:rsidRPr="001D4810">
        <w:rPr>
          <w:rFonts w:cs="Arial"/>
        </w:rPr>
        <w:fldChar w:fldCharType="begin" w:fldLock="1"/>
      </w:r>
      <w:r w:rsidR="001417EB" w:rsidRPr="001D4810">
        <w:rPr>
          <w:rFonts w:cs="Arial"/>
        </w:rPr>
        <w:instrText>ADDIN CSL_CITATION {"citationItems":[{"id":"ITEM-1","itemData":{"DOI":"10.1371/journal.pone.0068210","ISSN":"1932-6203","PMID":"23894295","abstract":"It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one","id":"ITEM-1","issue":"7","issued":{"date-parts":[["2013","1"]]},"page":"e68210","title":"What is the subjective cost of cognitive effort? Load, trait, and aging effects revealed by economic preference.","type":"article-journal","volume":"8"},"uris":["http://www.mendeley.com/documents/?uuid=7858aea3-503f-46e8-8ab2-cb73ca8d1616"]}],"mendeley":{"formattedCitation":"&lt;sup&gt;3&lt;/sup&gt;","plainTextFormattedCitation":"3","previouslyFormattedCitation":"&lt;sup&gt;3&lt;/sup&gt;"},"properties":{"noteIndex":0},"schema":"https://github.com/citation-style-language/schema/raw/master/csl-citation.json"}</w:instrText>
      </w:r>
      <w:r w:rsidR="001417EB" w:rsidRPr="001D4810">
        <w:rPr>
          <w:rFonts w:cs="Arial"/>
        </w:rPr>
        <w:fldChar w:fldCharType="separate"/>
      </w:r>
      <w:r w:rsidR="001417EB" w:rsidRPr="001D4810">
        <w:rPr>
          <w:rFonts w:cs="Arial"/>
          <w:noProof/>
          <w:vertAlign w:val="superscript"/>
        </w:rPr>
        <w:t>3</w:t>
      </w:r>
      <w:r w:rsidR="001417EB" w:rsidRPr="001D4810">
        <w:rPr>
          <w:rFonts w:cs="Arial"/>
        </w:rPr>
        <w:fldChar w:fldCharType="end"/>
      </w:r>
      <w:r w:rsidR="001417EB" w:rsidRPr="001D4810">
        <w:rPr>
          <w:rFonts w:cs="Arial"/>
        </w:rPr>
        <w:t xml:space="preserve"> </w:t>
      </w:r>
      <w:r w:rsidR="000254E0" w:rsidRPr="00BB76DF">
        <w:rPr>
          <w:rFonts w:eastAsia="Calibri" w:cs="Arial"/>
        </w:rPr>
        <w:t xml:space="preserve">that allowed us to measure the </w:t>
      </w:r>
      <w:r w:rsidR="006620E4">
        <w:rPr>
          <w:rFonts w:eastAsia="Calibri" w:cs="Arial"/>
        </w:rPr>
        <w:t>cost</w:t>
      </w:r>
      <w:r w:rsidR="000254E0" w:rsidRPr="00BB76DF">
        <w:rPr>
          <w:rFonts w:eastAsia="Calibri" w:cs="Arial"/>
        </w:rPr>
        <w:t xml:space="preserve"> that people assign to performing tasks requiring cognitive stability or flexibility</w:t>
      </w:r>
      <w:r w:rsidR="000254E0" w:rsidRPr="00970564">
        <w:rPr>
          <w:rFonts w:eastAsia="Calibri" w:cs="Arial"/>
        </w:rPr>
        <w:t>.</w:t>
      </w:r>
      <w:r w:rsidR="000254E0" w:rsidRPr="0030171C">
        <w:t xml:space="preserve"> </w:t>
      </w:r>
      <w:r w:rsidR="002D12E3" w:rsidRPr="0030171C">
        <w:t xml:space="preserve">Specifically, rather than asking participants to discount monetary offers to perform the N-back task, which requires both focusing and flexibility at the same time, </w:t>
      </w:r>
      <w:r w:rsidR="002D12E3" w:rsidRPr="00BB76DF">
        <w:rPr>
          <w:szCs w:val="24"/>
        </w:rPr>
        <w:t xml:space="preserve">we asked participants to discount offers to perform a working memory task requiring either </w:t>
      </w:r>
      <w:r w:rsidR="00BA0B8D">
        <w:rPr>
          <w:szCs w:val="24"/>
        </w:rPr>
        <w:t xml:space="preserve">stable </w:t>
      </w:r>
      <w:r w:rsidR="002D12E3" w:rsidRPr="00BB76DF">
        <w:rPr>
          <w:szCs w:val="24"/>
        </w:rPr>
        <w:t xml:space="preserve">maintenance and </w:t>
      </w:r>
      <w:r w:rsidR="002D12E3" w:rsidRPr="00BB76DF">
        <w:rPr>
          <w:rFonts w:eastAsia="Calibri" w:cs="Arial"/>
          <w:szCs w:val="24"/>
        </w:rPr>
        <w:t>distractor</w:t>
      </w:r>
      <w:r w:rsidR="002D12E3" w:rsidRPr="00BB76DF">
        <w:rPr>
          <w:szCs w:val="24"/>
        </w:rPr>
        <w:t xml:space="preserve"> resistance or </w:t>
      </w:r>
      <w:r w:rsidR="00BA0B8D">
        <w:rPr>
          <w:szCs w:val="24"/>
        </w:rPr>
        <w:t xml:space="preserve">flexible </w:t>
      </w:r>
      <w:r w:rsidR="002D12E3" w:rsidRPr="00BB76DF">
        <w:rPr>
          <w:szCs w:val="24"/>
        </w:rPr>
        <w:t>updating</w:t>
      </w:r>
      <w:r w:rsidR="002D12E3" w:rsidRPr="0030171C">
        <w:t xml:space="preserve">. This design allowed us to separately quantify the subjective costs of a task with demands for greater stability or flexibility, respectively. We obtained two independent datasets to replicate, and robustly establish the predicted differences between the costs of focus and flexibility. </w:t>
      </w:r>
    </w:p>
    <w:p w14:paraId="0F5117B4" w14:textId="4BC2F393" w:rsidR="002D12E3" w:rsidRPr="00970564" w:rsidRDefault="002D12E3" w:rsidP="004379EF">
      <w:pPr>
        <w:spacing w:line="360" w:lineRule="auto"/>
        <w:jc w:val="both"/>
        <w:rPr>
          <w:rFonts w:cs="Arial"/>
          <w:b/>
          <w:i/>
          <w:sz w:val="32"/>
        </w:rPr>
      </w:pPr>
      <w:r w:rsidRPr="0030171C">
        <w:t xml:space="preserve">As in the case of the original COGED paradigm, our paradigm consisted of two stages. </w:t>
      </w:r>
      <w:r w:rsidR="00280AFB" w:rsidRPr="00970564">
        <w:rPr>
          <w:rFonts w:cs="Arial"/>
        </w:rPr>
        <w:t>In the first stage, subjects performed variants of a</w:t>
      </w:r>
      <w:r w:rsidR="00B5158E" w:rsidRPr="00970564">
        <w:rPr>
          <w:rFonts w:cs="Arial"/>
        </w:rPr>
        <w:t xml:space="preserve"> </w:t>
      </w:r>
      <w:r w:rsidR="00280AFB" w:rsidRPr="00970564">
        <w:rPr>
          <w:rFonts w:cs="Arial"/>
        </w:rPr>
        <w:t>well-established colo</w:t>
      </w:r>
      <w:r w:rsidR="00E973FC" w:rsidRPr="00970564">
        <w:rPr>
          <w:rFonts w:cs="Arial"/>
        </w:rPr>
        <w:t>u</w:t>
      </w:r>
      <w:r w:rsidR="00280AFB" w:rsidRPr="00970564">
        <w:rPr>
          <w:rFonts w:cs="Arial"/>
        </w:rPr>
        <w:t xml:space="preserve">r wheel </w:t>
      </w:r>
      <w:r w:rsidR="00B5158E" w:rsidRPr="00970564">
        <w:rPr>
          <w:rFonts w:cs="Arial"/>
        </w:rPr>
        <w:t>working memory task</w:t>
      </w:r>
      <w:r w:rsidR="0017402E" w:rsidRPr="00970564">
        <w:rPr>
          <w:rFonts w:cs="Arial"/>
        </w:rPr>
        <w:fldChar w:fldCharType="begin" w:fldLock="1"/>
      </w:r>
      <w:r w:rsidR="00C53445" w:rsidRPr="00970564">
        <w:rPr>
          <w:rFonts w:cs="Arial"/>
        </w:rPr>
        <w:instrText>ADDIN CSL_CITATION {"citationItems":[{"id":"ITEM-1","itemData":{"DOI":"10.1038/nature06860","abstract":"Limits on the storage capacity of working memory significantly affect cognitive abilities in a wide range of domains 1 , but the nature of these capacity limits has been elusive 2 . Some researchers have proposed that working memory stores a limited set of discrete, fixed-resolution representations 3 , whereas others have proposed that working memory consists of a pool of resources that can be allocated flexibly to provide either a small number of high-resolution representations or a large number of low-resolution representations 4 . Here we resolve this controversy by providing independent measures of capacity and resolution. We show that, when presented with more than a few simple objects, human observers store a high-resolution representation of a subset of the objects and retain no information about the others. Memory resolution varied over a narrow range that cannot be explained in terms of a general resource pool but can be well explained by a small set of discrete, fixed-resolution representations. To separately measure the number of items stored in working memory and the precision of each representation, we used a short-term recall paradigm 5,6 in which subjects report the remembered colour of a probed item by clicking on a colour wheel (Fig. 1a). If the probed item has been stored in working memory, the recalled value will tend to be near the original colour. If the probed item has not been stored, then the observer will have no information about the colour, and the responses should be random. These two types of trials are mixed together in the data (Fig. 1b), but the components can be recovered via standard estimation methods. This produces one para-meter (P m) representing the probability that the probed item was present in memory at the time of the probe and another parameter (s.d.) representing the precision of the representation when the cued item was present in memory. Experiment 1 (N 5 8) tested this model using set sizes of 3 or 6 coloured squares (Fig. 1c). s.d. did not vary significantly across set sizes (F , 1), whereas P m was approximately twice as great at set size 3 as at set size 6 (F (1,7) 5 761.26, P , 0.001). Our simple fixed-resolution model provided an excellent quantitative fit to the data, whereas a model in which all items are encoded could not fit the data (see Supplementary Notes). This result rules out the entire class of working memory models in which all items are stored but with a resolution or noise level that dep…","author":[{"dropping-particle":"","family":"Zhang","given":"Weiwei","non-dropping-particle":"","parse-names":false,"suffix":""},{"dropping-particle":"","family":"Luck","given":"Steven J","non-dropping-particle":"","parse-names":false,"suffix":""}],"id":"ITEM-1","issued":{"date-parts":[["0"]]},"title":"Discrete fixed-resolution representations in visual working memory","type":"article-journal"},"uris":["http://www.mendeley.com/documents/?uuid=36659215-3aa3-31e1-932a-24c16d4874f4"]}],"mendeley":{"formattedCitation":"&lt;sup&gt;18&lt;/sup&gt;","plainTextFormattedCitation":"18","previouslyFormattedCitation":"&lt;sup&gt;18&lt;/sup&gt;"},"properties":{"noteIndex":0},"schema":"https://github.com/citation-style-language/schema/raw/master/csl-citation.json"}</w:instrText>
      </w:r>
      <w:r w:rsidR="0017402E" w:rsidRPr="00970564">
        <w:rPr>
          <w:rFonts w:cs="Arial"/>
        </w:rPr>
        <w:fldChar w:fldCharType="separate"/>
      </w:r>
      <w:r w:rsidR="00D15495" w:rsidRPr="00970564">
        <w:rPr>
          <w:rFonts w:cs="Arial"/>
          <w:noProof/>
          <w:vertAlign w:val="superscript"/>
        </w:rPr>
        <w:t>18</w:t>
      </w:r>
      <w:r w:rsidR="0017402E" w:rsidRPr="00970564">
        <w:rPr>
          <w:rFonts w:cs="Arial"/>
        </w:rPr>
        <w:fldChar w:fldCharType="end"/>
      </w:r>
      <w:r w:rsidR="00CC1B3B" w:rsidRPr="00970564">
        <w:rPr>
          <w:rFonts w:cs="Arial"/>
        </w:rPr>
        <w:t>. Participants</w:t>
      </w:r>
      <w:r w:rsidR="00B5158E" w:rsidRPr="00970564">
        <w:rPr>
          <w:rFonts w:cs="Arial"/>
        </w:rPr>
        <w:t xml:space="preserve"> experienced different demands </w:t>
      </w:r>
      <w:r w:rsidR="00C25070" w:rsidRPr="00970564">
        <w:rPr>
          <w:rFonts w:cs="Arial"/>
        </w:rPr>
        <w:t xml:space="preserve">(set sizes 1 to 4) </w:t>
      </w:r>
      <w:r w:rsidR="00B5158E" w:rsidRPr="00970564">
        <w:rPr>
          <w:rFonts w:cs="Arial"/>
        </w:rPr>
        <w:t xml:space="preserve">of </w:t>
      </w:r>
      <w:r w:rsidR="00CC1B3B" w:rsidRPr="00970564">
        <w:rPr>
          <w:rFonts w:cs="Arial"/>
        </w:rPr>
        <w:t>the two conditions of the task</w:t>
      </w:r>
      <w:r w:rsidR="00C25070" w:rsidRPr="00970564">
        <w:rPr>
          <w:rFonts w:cs="Arial"/>
        </w:rPr>
        <w:t xml:space="preserve">. </w:t>
      </w:r>
      <w:r w:rsidR="00CC1B3B" w:rsidRPr="002D1EC7">
        <w:rPr>
          <w:rFonts w:eastAsia="Calibri" w:cs="Arial"/>
        </w:rPr>
        <w:t xml:space="preserve">One condition required flexible updating; the other condition required focused distractor resistance (stability). In the second stage, participants made a series of choices </w:t>
      </w:r>
      <w:r w:rsidR="002D1EC7">
        <w:rPr>
          <w:rFonts w:eastAsia="Calibri" w:cs="Arial"/>
        </w:rPr>
        <w:t xml:space="preserve">between repeating one of the working memory conditions in return for monetary rewards. </w:t>
      </w:r>
      <w:r w:rsidR="00CC1B3B" w:rsidRPr="002D1EC7">
        <w:rPr>
          <w:rFonts w:eastAsia="Calibri" w:cs="Arial"/>
        </w:rPr>
        <w:t>Some trials required choices between either one of the (</w:t>
      </w:r>
      <w:r w:rsidR="00D072D1" w:rsidRPr="002D1EC7">
        <w:rPr>
          <w:rFonts w:eastAsia="Calibri" w:cs="Arial"/>
        </w:rPr>
        <w:t>stability or flexibility</w:t>
      </w:r>
      <w:r w:rsidR="00CC1B3B" w:rsidRPr="002D1EC7">
        <w:rPr>
          <w:rFonts w:eastAsia="Calibri" w:cs="Arial"/>
        </w:rPr>
        <w:t xml:space="preserve">) task conditions versus taking a break. </w:t>
      </w:r>
      <w:r w:rsidR="00CC1B3B" w:rsidRPr="002D1EC7">
        <w:rPr>
          <w:rFonts w:eastAsia="Calibri" w:cs="Arial"/>
        </w:rPr>
        <w:lastRenderedPageBreak/>
        <w:t>Other trials required direct comparisons between the two (flexibility versus stability) task conditions</w:t>
      </w:r>
      <w:r w:rsidR="00CC1B3B" w:rsidRPr="00970564">
        <w:rPr>
          <w:rFonts w:cs="Arial"/>
        </w:rPr>
        <w:t>.</w:t>
      </w:r>
      <w:bookmarkStart w:id="3" w:name="_Toc467847111"/>
      <w:r w:rsidR="00CC1B3B" w:rsidRPr="002D1EC7">
        <w:rPr>
          <w:rFonts w:cs="Arial"/>
          <w:color w:val="4472C4" w:themeColor="accent1"/>
        </w:rPr>
        <w:t xml:space="preserve"> </w:t>
      </w:r>
    </w:p>
    <w:p w14:paraId="35071E7F" w14:textId="3AEC8A75" w:rsidR="002D12E3" w:rsidRDefault="002D12E3" w:rsidP="00E922A2">
      <w:pPr>
        <w:pStyle w:val="Title"/>
      </w:pPr>
      <w:r w:rsidRPr="00970564">
        <w:t>Results</w:t>
      </w:r>
    </w:p>
    <w:p w14:paraId="1F88798E" w14:textId="77777777" w:rsidR="00AB29F1" w:rsidRPr="00AB29F1" w:rsidRDefault="00AB29F1" w:rsidP="00E922A2"/>
    <w:p w14:paraId="11346DD3" w14:textId="6A6ABF41" w:rsidR="00D072D1" w:rsidRPr="00AB29F1" w:rsidRDefault="00D072D1" w:rsidP="00E922A2">
      <w:pPr>
        <w:pStyle w:val="Subtitle"/>
      </w:pPr>
      <w:r w:rsidRPr="00AB29F1">
        <w:t>Working memory task performance</w:t>
      </w:r>
    </w:p>
    <w:p w14:paraId="6408132F" w14:textId="07A41964" w:rsidR="006020BD" w:rsidRDefault="002D12E3" w:rsidP="00E922A2">
      <w:pPr>
        <w:spacing w:line="360" w:lineRule="auto"/>
        <w:jc w:val="both"/>
        <w:rPr>
          <w:szCs w:val="24"/>
        </w:rPr>
      </w:pPr>
      <w:r w:rsidRPr="00BB76DF">
        <w:rPr>
          <w:szCs w:val="24"/>
        </w:rPr>
        <w:t xml:space="preserve">We investigated the effect of demands for working memory stability versus flexibility using a modified </w:t>
      </w:r>
      <w:r w:rsidR="00E47D09" w:rsidRPr="00BB76DF">
        <w:rPr>
          <w:rFonts w:eastAsia="Calibri" w:cs="Arial"/>
          <w:szCs w:val="24"/>
        </w:rPr>
        <w:t>color</w:t>
      </w:r>
      <w:r w:rsidRPr="00BB76DF">
        <w:rPr>
          <w:rFonts w:cs="Arial"/>
          <w:szCs w:val="24"/>
        </w:rPr>
        <w:t xml:space="preserve"> wheel task</w:t>
      </w:r>
      <w:r w:rsidR="005B37BC" w:rsidRPr="00BB76DF">
        <w:rPr>
          <w:rFonts w:eastAsia="Calibri" w:cs="Arial"/>
          <w:szCs w:val="24"/>
        </w:rPr>
        <w:t xml:space="preserve"> </w:t>
      </w:r>
      <w:r w:rsidR="008D28B3" w:rsidRPr="00BB76DF">
        <w:rPr>
          <w:rFonts w:eastAsia="Calibri" w:cs="Arial"/>
          <w:szCs w:val="24"/>
        </w:rPr>
        <w:t xml:space="preserve">(Figure </w:t>
      </w:r>
      <w:r w:rsidRPr="00BB76DF">
        <w:rPr>
          <w:rFonts w:cs="Arial"/>
          <w:szCs w:val="24"/>
        </w:rPr>
        <w:t>1</w:t>
      </w:r>
      <w:r w:rsidR="00AE495C">
        <w:rPr>
          <w:rFonts w:cs="Arial"/>
          <w:szCs w:val="24"/>
        </w:rPr>
        <w:t>A</w:t>
      </w:r>
      <w:r w:rsidR="009B0B01" w:rsidRPr="00BB76DF">
        <w:rPr>
          <w:rFonts w:eastAsia="Calibri" w:cs="Arial"/>
          <w:szCs w:val="24"/>
        </w:rPr>
        <w:t>, see Methods section for more details</w:t>
      </w:r>
      <w:r w:rsidRPr="00BB76DF">
        <w:rPr>
          <w:rFonts w:eastAsia="Calibri" w:cs="Arial"/>
          <w:szCs w:val="24"/>
        </w:rPr>
        <w:t>)</w:t>
      </w:r>
      <w:r w:rsidR="005B37BC" w:rsidRPr="00BB76DF">
        <w:rPr>
          <w:rFonts w:eastAsia="Calibri" w:cs="Arial"/>
          <w:szCs w:val="24"/>
        </w:rPr>
        <w:t>.</w:t>
      </w:r>
      <w:r w:rsidRPr="00BB76DF">
        <w:rPr>
          <w:rFonts w:eastAsia="Calibri" w:cs="Arial"/>
          <w:szCs w:val="24"/>
        </w:rPr>
        <w:t xml:space="preserve"> </w:t>
      </w:r>
      <w:r w:rsidR="005B37BC" w:rsidRPr="00BB76DF">
        <w:rPr>
          <w:rFonts w:eastAsia="Calibri" w:cs="Arial"/>
          <w:szCs w:val="24"/>
        </w:rPr>
        <w:t>P</w:t>
      </w:r>
      <w:r w:rsidRPr="00BB76DF">
        <w:rPr>
          <w:rFonts w:eastAsia="Calibri" w:cs="Arial"/>
          <w:szCs w:val="24"/>
        </w:rPr>
        <w:t>articipants</w:t>
      </w:r>
      <w:r w:rsidRPr="00BB76DF">
        <w:rPr>
          <w:rFonts w:cs="Arial"/>
          <w:szCs w:val="24"/>
        </w:rPr>
        <w:t xml:space="preserve"> were exposed to conditions requiring either </w:t>
      </w:r>
      <w:r w:rsidRPr="00BB76DF">
        <w:rPr>
          <w:rFonts w:eastAsia="Calibri" w:cs="Arial"/>
          <w:szCs w:val="24"/>
        </w:rPr>
        <w:t>distractor</w:t>
      </w:r>
      <w:r w:rsidRPr="00BB76DF">
        <w:rPr>
          <w:rFonts w:cs="Arial"/>
          <w:szCs w:val="24"/>
        </w:rPr>
        <w:t xml:space="preserve"> resistance</w:t>
      </w:r>
      <w:r w:rsidRPr="00BB76DF">
        <w:rPr>
          <w:rFonts w:eastAsia="Calibri" w:cs="Arial"/>
          <w:szCs w:val="24"/>
        </w:rPr>
        <w:t xml:space="preserve"> </w:t>
      </w:r>
      <w:r w:rsidR="000F054F" w:rsidRPr="00BB76DF">
        <w:rPr>
          <w:rFonts w:eastAsia="Calibri" w:cs="Arial"/>
          <w:szCs w:val="24"/>
        </w:rPr>
        <w:t>(i.e. ignore condition)</w:t>
      </w:r>
      <w:r w:rsidR="000F054F" w:rsidRPr="00BB76DF">
        <w:rPr>
          <w:szCs w:val="24"/>
        </w:rPr>
        <w:t xml:space="preserve"> </w:t>
      </w:r>
      <w:r w:rsidRPr="00BB76DF">
        <w:rPr>
          <w:szCs w:val="24"/>
        </w:rPr>
        <w:t>or flexible updating</w:t>
      </w:r>
      <w:r w:rsidR="000F054F" w:rsidRPr="00BB76DF">
        <w:rPr>
          <w:rFonts w:eastAsia="Calibri" w:cs="Arial"/>
          <w:szCs w:val="24"/>
        </w:rPr>
        <w:t xml:space="preserve"> (i.e. update </w:t>
      </w:r>
      <w:r w:rsidR="000F054F" w:rsidRPr="00BB76DF">
        <w:rPr>
          <w:rFonts w:cs="Arial"/>
          <w:szCs w:val="24"/>
        </w:rPr>
        <w:t>condition</w:t>
      </w:r>
      <w:r w:rsidR="000F054F" w:rsidRPr="00BB76DF">
        <w:rPr>
          <w:rFonts w:eastAsia="Calibri" w:cs="Arial"/>
          <w:szCs w:val="24"/>
        </w:rPr>
        <w:t>)</w:t>
      </w:r>
      <w:r w:rsidRPr="00BB76DF">
        <w:rPr>
          <w:rFonts w:eastAsia="Calibri" w:cs="Arial"/>
          <w:szCs w:val="24"/>
        </w:rPr>
        <w:t>.</w:t>
      </w:r>
      <w:r w:rsidR="009B0B01" w:rsidRPr="00BB76DF">
        <w:rPr>
          <w:rFonts w:eastAsia="Calibri" w:cs="Arial"/>
          <w:szCs w:val="24"/>
        </w:rPr>
        <w:t xml:space="preserve"> </w:t>
      </w:r>
      <w:r w:rsidR="00AA4534" w:rsidRPr="00D065DC">
        <w:rPr>
          <w:rFonts w:cs="Times New Roman"/>
        </w:rPr>
        <w:t xml:space="preserve">Every trial </w:t>
      </w:r>
      <w:r w:rsidR="00AE495C">
        <w:rPr>
          <w:rFonts w:cs="Times New Roman"/>
        </w:rPr>
        <w:t xml:space="preserve">of the paradigm </w:t>
      </w:r>
      <w:r w:rsidR="00AA4534" w:rsidRPr="00D065DC">
        <w:rPr>
          <w:rFonts w:cs="Times New Roman"/>
        </w:rPr>
        <w:t xml:space="preserve">consisted of three phases that were separated </w:t>
      </w:r>
      <w:r w:rsidR="00AA4534">
        <w:rPr>
          <w:rFonts w:cs="Times New Roman"/>
        </w:rPr>
        <w:t>by</w:t>
      </w:r>
      <w:r w:rsidR="00AA4534" w:rsidRPr="00D065DC">
        <w:rPr>
          <w:rFonts w:cs="Times New Roman"/>
        </w:rPr>
        <w:t xml:space="preserve"> two delay periods. In the first phase (</w:t>
      </w:r>
      <w:r w:rsidR="00AA4534" w:rsidRPr="00D065DC">
        <w:rPr>
          <w:rFonts w:cs="Times New Roman"/>
          <w:i/>
        </w:rPr>
        <w:t>encoding</w:t>
      </w:r>
      <w:r w:rsidR="00AA4534" w:rsidRPr="00D065DC">
        <w:rPr>
          <w:rFonts w:cs="Times New Roman"/>
        </w:rPr>
        <w:t>)</w:t>
      </w:r>
      <w:r w:rsidR="00AA4534">
        <w:rPr>
          <w:rFonts w:cs="Times New Roman"/>
        </w:rPr>
        <w:t>,</w:t>
      </w:r>
      <w:r w:rsidR="00AA4534" w:rsidRPr="00D065DC">
        <w:rPr>
          <w:rFonts w:cs="Times New Roman"/>
        </w:rPr>
        <w:t xml:space="preserve"> participants saw coloured squares, which they always had to memorize. Then after a delay of two seconds, participants saw new colours in the same square locations (</w:t>
      </w:r>
      <w:r w:rsidR="00AA4534" w:rsidRPr="00D065DC">
        <w:rPr>
          <w:rFonts w:cs="Times New Roman"/>
          <w:i/>
        </w:rPr>
        <w:t>interference phase</w:t>
      </w:r>
      <w:r w:rsidR="00AA4534" w:rsidRPr="00D065DC">
        <w:rPr>
          <w:rFonts w:cs="Times New Roman"/>
        </w:rPr>
        <w:t xml:space="preserve">). </w:t>
      </w:r>
      <w:r w:rsidR="009B0B01" w:rsidRPr="00BB76DF">
        <w:rPr>
          <w:rFonts w:eastAsia="Calibri" w:cs="Arial"/>
          <w:szCs w:val="24"/>
        </w:rPr>
        <w:t>In the</w:t>
      </w:r>
      <w:r w:rsidR="009B0B01" w:rsidRPr="00BB76DF">
        <w:rPr>
          <w:rFonts w:cs="Arial"/>
          <w:szCs w:val="24"/>
        </w:rPr>
        <w:t xml:space="preserve"> ignore</w:t>
      </w:r>
      <w:r w:rsidR="009B0B01" w:rsidRPr="00BB76DF">
        <w:rPr>
          <w:rFonts w:eastAsia="Calibri" w:cs="Arial"/>
          <w:szCs w:val="24"/>
        </w:rPr>
        <w:t xml:space="preserve"> condition</w:t>
      </w:r>
      <w:r w:rsidR="009B0B01" w:rsidRPr="00BB76DF">
        <w:rPr>
          <w:rFonts w:cs="Arial"/>
          <w:szCs w:val="24"/>
        </w:rPr>
        <w:t xml:space="preserve">, participants were instructed to maintain in their memory the </w:t>
      </w:r>
      <w:r w:rsidR="009B0B01" w:rsidRPr="00BB76DF">
        <w:rPr>
          <w:rFonts w:eastAsia="Calibri" w:cs="Arial"/>
          <w:szCs w:val="24"/>
        </w:rPr>
        <w:t>colors</w:t>
      </w:r>
      <w:r w:rsidR="009B0B01" w:rsidRPr="00BB76DF">
        <w:rPr>
          <w:rFonts w:cs="Arial"/>
          <w:szCs w:val="24"/>
        </w:rPr>
        <w:t xml:space="preserve"> from the encoding phase and not be distracted by the new interfering </w:t>
      </w:r>
      <w:r w:rsidR="009B0B01" w:rsidRPr="00BB76DF">
        <w:rPr>
          <w:rFonts w:eastAsia="Calibri" w:cs="Arial"/>
          <w:szCs w:val="24"/>
        </w:rPr>
        <w:t>colors</w:t>
      </w:r>
      <w:r w:rsidR="009B0B01" w:rsidRPr="00BB76DF">
        <w:rPr>
          <w:rFonts w:cs="Arial"/>
          <w:szCs w:val="24"/>
        </w:rPr>
        <w:t xml:space="preserve">. In the update condition, participants had to let go of their initial representations and update the new stimuli into their working memory. </w:t>
      </w:r>
      <w:r w:rsidRPr="00BB76DF">
        <w:rPr>
          <w:rFonts w:eastAsia="Calibri" w:cs="Arial"/>
          <w:szCs w:val="24"/>
        </w:rPr>
        <w:t xml:space="preserve">We manipulated </w:t>
      </w:r>
      <w:r w:rsidR="009B0B01" w:rsidRPr="00BB76DF">
        <w:rPr>
          <w:rFonts w:eastAsia="Calibri" w:cs="Arial"/>
          <w:szCs w:val="24"/>
        </w:rPr>
        <w:t xml:space="preserve">the working memory </w:t>
      </w:r>
      <w:r w:rsidRPr="00BB76DF">
        <w:rPr>
          <w:rFonts w:eastAsia="Calibri" w:cs="Arial"/>
          <w:szCs w:val="24"/>
        </w:rPr>
        <w:t xml:space="preserve">demand by varying the number of </w:t>
      </w:r>
      <w:r w:rsidR="009B0B01" w:rsidRPr="00BB76DF">
        <w:rPr>
          <w:rFonts w:eastAsia="Calibri" w:cs="Arial"/>
          <w:szCs w:val="24"/>
        </w:rPr>
        <w:t>stimuli that needed to be remembered.</w:t>
      </w:r>
      <w:r w:rsidR="009B0B01" w:rsidRPr="00BB76DF">
        <w:rPr>
          <w:rFonts w:cs="Arial"/>
          <w:szCs w:val="24"/>
        </w:rPr>
        <w:t xml:space="preserve"> </w:t>
      </w:r>
      <w:r w:rsidRPr="00BB76DF">
        <w:rPr>
          <w:rFonts w:cs="Arial"/>
          <w:szCs w:val="24"/>
        </w:rPr>
        <w:t xml:space="preserve">During the response phase, participants had to match the </w:t>
      </w:r>
      <w:r w:rsidR="00E47D09" w:rsidRPr="00BB76DF">
        <w:rPr>
          <w:rFonts w:eastAsia="Calibri" w:cs="Arial"/>
          <w:szCs w:val="24"/>
        </w:rPr>
        <w:t>color</w:t>
      </w:r>
      <w:r w:rsidRPr="00BB76DF">
        <w:rPr>
          <w:rFonts w:cs="Arial"/>
          <w:szCs w:val="24"/>
        </w:rPr>
        <w:t xml:space="preserve"> of one of the relevant squares by clicking with the mouse on a </w:t>
      </w:r>
      <w:r w:rsidR="00E47D09" w:rsidRPr="00BB76DF">
        <w:rPr>
          <w:rFonts w:eastAsia="Calibri" w:cs="Arial"/>
          <w:szCs w:val="24"/>
        </w:rPr>
        <w:t>color</w:t>
      </w:r>
      <w:r w:rsidRPr="00BB76DF">
        <w:rPr>
          <w:szCs w:val="24"/>
        </w:rPr>
        <w:t xml:space="preserve"> wheel.</w:t>
      </w:r>
    </w:p>
    <w:p w14:paraId="7131C28B" w14:textId="1B9A9291" w:rsidR="005D6DF5" w:rsidRPr="00BB76DF" w:rsidRDefault="005D6DF5" w:rsidP="00E922A2">
      <w:pPr>
        <w:spacing w:line="360" w:lineRule="auto"/>
        <w:jc w:val="both"/>
        <w:rPr>
          <w:szCs w:val="24"/>
        </w:rPr>
      </w:pPr>
      <w:r>
        <w:rPr>
          <w:noProof/>
          <w:szCs w:val="24"/>
        </w:rPr>
        <w:lastRenderedPageBreak/>
        <w:drawing>
          <wp:inline distT="0" distB="0" distL="0" distR="0" wp14:anchorId="13F58C9C" wp14:editId="339FF472">
            <wp:extent cx="5943600" cy="3100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rwheelCOG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3BBD5547" w14:textId="40A2076C" w:rsidR="009B0B01" w:rsidRDefault="002D12E3" w:rsidP="00E922A2">
      <w:pPr>
        <w:spacing w:line="240" w:lineRule="auto"/>
        <w:jc w:val="both"/>
        <w:rPr>
          <w:rFonts w:cs="Arial"/>
        </w:rPr>
      </w:pPr>
      <w:r w:rsidRPr="00970564">
        <w:rPr>
          <w:rFonts w:cs="Arial"/>
          <w:i/>
        </w:rPr>
        <w:t>Figure</w:t>
      </w:r>
      <w:r w:rsidRPr="00970564">
        <w:rPr>
          <w:rFonts w:cs="Arial"/>
          <w:b/>
        </w:rPr>
        <w:t xml:space="preserve"> </w:t>
      </w:r>
      <w:r w:rsidRPr="00970564">
        <w:rPr>
          <w:rFonts w:cs="Arial"/>
          <w:i/>
        </w:rPr>
        <w:t>1</w:t>
      </w:r>
      <w:r w:rsidR="00C53E5E" w:rsidRPr="00970564">
        <w:rPr>
          <w:rFonts w:cs="Arial"/>
          <w:i/>
        </w:rPr>
        <w:t>.</w:t>
      </w:r>
      <w:r w:rsidR="005B37BC" w:rsidRPr="0030171C">
        <w:rPr>
          <w:b/>
        </w:rPr>
        <w:t xml:space="preserve"> </w:t>
      </w:r>
      <w:r w:rsidR="006020BD">
        <w:rPr>
          <w:b/>
        </w:rPr>
        <w:t xml:space="preserve">A </w:t>
      </w:r>
      <w:r w:rsidR="001E688A">
        <w:rPr>
          <w:b/>
        </w:rPr>
        <w:t xml:space="preserve"> </w:t>
      </w:r>
      <w:r w:rsidRPr="00970564">
        <w:rPr>
          <w:rFonts w:cs="Arial"/>
        </w:rPr>
        <w:t xml:space="preserve">An illustration of the </w:t>
      </w:r>
      <w:r w:rsidR="00E47D09" w:rsidRPr="00970564">
        <w:rPr>
          <w:rFonts w:eastAsia="Calibri" w:cs="Arial"/>
        </w:rPr>
        <w:t>color</w:t>
      </w:r>
      <w:r w:rsidRPr="00970564">
        <w:rPr>
          <w:rFonts w:cs="Arial"/>
        </w:rPr>
        <w:t xml:space="preserve"> wheel working memory task. Every trial of the task consists of three phases. In the encoding phase (2 s), participants need to memorize </w:t>
      </w:r>
      <w:r w:rsidR="00E47D09" w:rsidRPr="00970564">
        <w:rPr>
          <w:rFonts w:eastAsia="Calibri" w:cs="Arial"/>
        </w:rPr>
        <w:t>color</w:t>
      </w:r>
      <w:r w:rsidRPr="00970564">
        <w:rPr>
          <w:rFonts w:eastAsia="Calibri" w:cs="Arial"/>
        </w:rPr>
        <w:t>ed</w:t>
      </w:r>
      <w:r w:rsidRPr="00970564">
        <w:rPr>
          <w:rFonts w:cs="Arial"/>
        </w:rPr>
        <w:t xml:space="preserve"> squares. After a delay of 2 s, during the interference phase (2 s), a letter indicates if it is </w:t>
      </w:r>
      <w:r w:rsidRPr="00970564">
        <w:rPr>
          <w:rFonts w:eastAsia="Calibri" w:cs="Arial"/>
        </w:rPr>
        <w:t>a</w:t>
      </w:r>
      <w:r w:rsidR="005B37BC" w:rsidRPr="00970564">
        <w:rPr>
          <w:rFonts w:eastAsia="Calibri" w:cs="Arial"/>
        </w:rPr>
        <w:t xml:space="preserve">n </w:t>
      </w:r>
      <w:r w:rsidR="008D28B3" w:rsidRPr="00970564">
        <w:rPr>
          <w:rFonts w:eastAsia="Calibri" w:cs="Arial"/>
        </w:rPr>
        <w:t>i</w:t>
      </w:r>
      <w:r w:rsidR="005B37BC" w:rsidRPr="00970564">
        <w:rPr>
          <w:rFonts w:eastAsia="Calibri" w:cs="Arial"/>
        </w:rPr>
        <w:t>gnore</w:t>
      </w:r>
      <w:r w:rsidR="005B37BC" w:rsidRPr="00970564">
        <w:rPr>
          <w:rFonts w:cs="Arial"/>
        </w:rPr>
        <w:t xml:space="preserve"> </w:t>
      </w:r>
      <w:r w:rsidRPr="00970564">
        <w:rPr>
          <w:rFonts w:cs="Arial"/>
        </w:rPr>
        <w:t xml:space="preserve">(I for ignore) or an updating (U for update) trial. In ignore trials, participants need to maintain </w:t>
      </w:r>
      <w:r w:rsidR="00E47D09" w:rsidRPr="00970564">
        <w:rPr>
          <w:rFonts w:eastAsia="Calibri" w:cs="Arial"/>
        </w:rPr>
        <w:t>color</w:t>
      </w:r>
      <w:r w:rsidRPr="00970564">
        <w:rPr>
          <w:rFonts w:eastAsia="Calibri" w:cs="Arial"/>
        </w:rPr>
        <w:t>s</w:t>
      </w:r>
      <w:r w:rsidRPr="00970564">
        <w:rPr>
          <w:rFonts w:cs="Arial"/>
        </w:rPr>
        <w:t xml:space="preserve"> from the encoding phase and </w:t>
      </w:r>
      <w:r w:rsidR="00F27CA9">
        <w:rPr>
          <w:rFonts w:cs="Arial"/>
        </w:rPr>
        <w:t>ignore</w:t>
      </w:r>
      <w:r w:rsidRPr="00970564">
        <w:rPr>
          <w:rFonts w:cs="Arial"/>
        </w:rPr>
        <w:t xml:space="preserve"> intervening stimuli. In update trials, participants have to let go of their previous representations and update into their memory the stimuli from the interference phase. Another delay separates interference from the response phase. This delay is 2 s for ignore and 6 s for update trials to match the time that the target stimuli are maintained between conditions. During response phase, participants see a </w:t>
      </w:r>
      <w:r w:rsidR="00E47D09" w:rsidRPr="00970564">
        <w:rPr>
          <w:rFonts w:eastAsia="Calibri" w:cs="Arial"/>
        </w:rPr>
        <w:t>color</w:t>
      </w:r>
      <w:r w:rsidRPr="00970564">
        <w:rPr>
          <w:rFonts w:cs="Arial"/>
        </w:rPr>
        <w:t xml:space="preserve"> wheel and black frames of the same squares; they have 4 s to click on the target </w:t>
      </w:r>
      <w:r w:rsidR="00E47D09" w:rsidRPr="00970564">
        <w:rPr>
          <w:rFonts w:eastAsia="Calibri" w:cs="Arial"/>
        </w:rPr>
        <w:t>color</w:t>
      </w:r>
      <w:r w:rsidRPr="00970564">
        <w:rPr>
          <w:rFonts w:cs="Arial"/>
        </w:rPr>
        <w:t xml:space="preserve"> for the highlighted square. Demand is manipulated by varying the number of squares from one to four. The example displayed here is of the highest demand.</w:t>
      </w:r>
      <w:r w:rsidR="006020BD">
        <w:rPr>
          <w:rFonts w:cs="Arial"/>
        </w:rPr>
        <w:t xml:space="preserve"> </w:t>
      </w:r>
      <w:r w:rsidR="00211A2D">
        <w:rPr>
          <w:rFonts w:eastAsia="Calibri" w:cs="Arial"/>
          <w:b/>
          <w:lang w:eastAsia="ja-JP"/>
        </w:rPr>
        <w:t>B</w:t>
      </w:r>
      <w:r w:rsidR="006020BD" w:rsidRPr="00970564">
        <w:rPr>
          <w:rFonts w:cs="Arial"/>
        </w:rPr>
        <w:t xml:space="preserve"> </w:t>
      </w:r>
      <w:r w:rsidR="006020BD">
        <w:rPr>
          <w:rFonts w:cs="Arial"/>
        </w:rPr>
        <w:t>Example trials of the COGED task. Participants perform two versions of choices. In the “task vs no effort” version</w:t>
      </w:r>
      <w:r w:rsidR="00591DE0">
        <w:rPr>
          <w:rFonts w:cs="Arial"/>
        </w:rPr>
        <w:t>,</w:t>
      </w:r>
      <w:r w:rsidR="006020BD">
        <w:rPr>
          <w:rFonts w:cs="Arial"/>
        </w:rPr>
        <w:t xml:space="preserve"> participants have</w:t>
      </w:r>
      <w:r w:rsidR="006020BD" w:rsidRPr="00970564">
        <w:rPr>
          <w:rFonts w:cs="Arial"/>
        </w:rPr>
        <w:t xml:space="preserve"> to choose between repeating a level of ignore or update and not repeating the </w:t>
      </w:r>
      <w:r w:rsidR="006020BD" w:rsidRPr="00970564">
        <w:rPr>
          <w:rFonts w:eastAsia="Calibri" w:cs="Arial"/>
          <w:lang w:eastAsia="ja-JP"/>
        </w:rPr>
        <w:t>color</w:t>
      </w:r>
      <w:r w:rsidR="006020BD" w:rsidRPr="00970564">
        <w:rPr>
          <w:rFonts w:cs="Arial"/>
        </w:rPr>
        <w:t xml:space="preserve"> wheel task at all (“No Redo”). The task option offer remains fixed at €2 and the no effort “No Redo” opti</w:t>
      </w:r>
      <w:r w:rsidR="00AF7771">
        <w:rPr>
          <w:rFonts w:cs="Arial"/>
        </w:rPr>
        <w:t xml:space="preserve">on varies from €0.1 to €2.2. </w:t>
      </w:r>
      <w:commentRangeStart w:id="4"/>
      <w:r w:rsidR="00AF7771">
        <w:rPr>
          <w:rFonts w:cs="Arial"/>
        </w:rPr>
        <w:t>In the “Ignore vs Update” trials,</w:t>
      </w:r>
      <w:r w:rsidR="006549D4">
        <w:rPr>
          <w:rFonts w:cs="Arial"/>
        </w:rPr>
        <w:t xml:space="preserve"> participants </w:t>
      </w:r>
      <w:r w:rsidR="00591DE0">
        <w:rPr>
          <w:rFonts w:cs="Arial"/>
        </w:rPr>
        <w:t>must</w:t>
      </w:r>
      <w:r w:rsidR="006020BD" w:rsidRPr="00970564">
        <w:rPr>
          <w:rFonts w:cs="Arial"/>
        </w:rPr>
        <w:t xml:space="preserve"> choose between repeating either the ignore or update condition of the same demand. Ignore offers </w:t>
      </w:r>
      <w:r w:rsidR="006549D4">
        <w:rPr>
          <w:rFonts w:eastAsia="Calibri" w:cs="Arial"/>
          <w:lang w:eastAsia="ja-JP"/>
        </w:rPr>
        <w:t>are</w:t>
      </w:r>
      <w:r w:rsidR="006020BD" w:rsidRPr="00970564">
        <w:rPr>
          <w:rFonts w:cs="Arial"/>
        </w:rPr>
        <w:t xml:space="preserve"> always fixed at €2 and update offers vary fr</w:t>
      </w:r>
      <w:commentRangeEnd w:id="4"/>
      <w:r w:rsidR="00591DE0">
        <w:rPr>
          <w:rStyle w:val="CommentReference"/>
          <w:rFonts w:eastAsiaTheme="minorEastAsia"/>
        </w:rPr>
        <w:commentReference w:id="4"/>
      </w:r>
      <w:r w:rsidR="006020BD" w:rsidRPr="00970564">
        <w:rPr>
          <w:rFonts w:cs="Arial"/>
        </w:rPr>
        <w:t>om €0.1 to €4. Trial duration is 6</w:t>
      </w:r>
      <w:r w:rsidR="006020BD" w:rsidRPr="00970564">
        <w:rPr>
          <w:rFonts w:eastAsia="Calibri" w:cs="Arial"/>
          <w:lang w:eastAsia="ja-JP"/>
        </w:rPr>
        <w:t xml:space="preserve"> s.</w:t>
      </w:r>
      <w:r w:rsidR="006020BD" w:rsidRPr="00970564">
        <w:rPr>
          <w:rFonts w:cs="Arial"/>
        </w:rPr>
        <w:t xml:space="preserve"> </w:t>
      </w:r>
      <w:r w:rsidR="00AF7771">
        <w:rPr>
          <w:rFonts w:cs="Arial"/>
        </w:rPr>
        <w:t>The trials</w:t>
      </w:r>
      <w:r w:rsidR="006549D4">
        <w:rPr>
          <w:rFonts w:cs="Arial"/>
        </w:rPr>
        <w:t xml:space="preserve"> are </w:t>
      </w:r>
      <w:r w:rsidR="00AF7771">
        <w:rPr>
          <w:rFonts w:cs="Arial"/>
        </w:rPr>
        <w:t xml:space="preserve">intermixed.  </w:t>
      </w:r>
    </w:p>
    <w:p w14:paraId="1BA13391" w14:textId="77777777" w:rsidR="001D4810" w:rsidRPr="001D4810" w:rsidRDefault="001D4810" w:rsidP="00E922A2">
      <w:pPr>
        <w:spacing w:line="240" w:lineRule="auto"/>
        <w:jc w:val="both"/>
        <w:rPr>
          <w:rFonts w:cs="Arial"/>
        </w:rPr>
      </w:pPr>
    </w:p>
    <w:p w14:paraId="35B40A26" w14:textId="187256E4" w:rsidR="002D12E3" w:rsidRPr="00BB76DF" w:rsidRDefault="002D12E3" w:rsidP="00E922A2">
      <w:pPr>
        <w:pStyle w:val="Subtitle"/>
      </w:pPr>
      <w:r w:rsidRPr="00BB76DF">
        <w:t>Accuracy</w:t>
      </w:r>
    </w:p>
    <w:p w14:paraId="56F62FF7" w14:textId="22866B9E" w:rsidR="002D12E3" w:rsidRPr="00BB76DF" w:rsidRDefault="00FF199F" w:rsidP="00E922A2">
      <w:pPr>
        <w:spacing w:line="360" w:lineRule="auto"/>
        <w:jc w:val="both"/>
        <w:rPr>
          <w:rFonts w:cs="Arial"/>
        </w:rPr>
      </w:pPr>
      <w:r w:rsidRPr="00BB76DF">
        <w:rPr>
          <w:rFonts w:eastAsia="Calibri" w:cs="Arial"/>
          <w:lang w:eastAsia="ja-JP"/>
        </w:rPr>
        <w:t xml:space="preserve"> Performance</w:t>
      </w:r>
      <w:r w:rsidRPr="00BB76DF">
        <w:t xml:space="preserve"> </w:t>
      </w:r>
      <w:r w:rsidR="00317A9A">
        <w:t>on the working memory task</w:t>
      </w:r>
      <w:r w:rsidRPr="00BB76DF">
        <w:t xml:space="preserve"> was sensitive to the demand (i.e. set size) manipulation and, in line with earlier studies contrasting ignore and update trials, participants performed </w:t>
      </w:r>
      <w:r w:rsidRPr="00BB76DF">
        <w:rPr>
          <w:rFonts w:eastAsia="Calibri" w:cs="Arial"/>
          <w:lang w:eastAsia="ja-JP"/>
        </w:rPr>
        <w:t>more poorly in the ignore compare</w:t>
      </w:r>
      <w:r w:rsidR="00900833" w:rsidRPr="00BB76DF">
        <w:rPr>
          <w:rFonts w:eastAsia="Calibri" w:cs="Arial"/>
          <w:lang w:eastAsia="ja-JP"/>
        </w:rPr>
        <w:t>d with the update condition</w:t>
      </w:r>
      <w:r w:rsidR="00900833" w:rsidRPr="00BB76DF">
        <w:rPr>
          <w:rFonts w:eastAsia="Calibri" w:cs="Arial"/>
          <w:lang w:eastAsia="ja-JP"/>
        </w:rPr>
        <w:fldChar w:fldCharType="begin" w:fldLock="1"/>
      </w:r>
      <w:r w:rsidR="005518F1">
        <w:rPr>
          <w:rFonts w:eastAsia="Calibri" w:cs="Arial"/>
          <w:lang w:eastAsia="ja-JP"/>
        </w:rPr>
        <w:instrText>ADDIN CSL_CITATION {"citationItems":[{"id":"ITEM-1","itemData":{"DOI":"10.1162/jocn_a_00676","ISSN":"1530-8898","PMID":"24893740","abstract":"Working memory and reward processing are often thought to be separate, unrelated processes. However, most daily activities involve integrating these two types of information, and the two processes rarely, if ever, occur in isolation. Here, we show that working memory and reward interact in a task-dependent manner and that this task-dependent interaction involves modulation of the pFC by the ventral striatum. Specifically, BOLD signal during gains relative to losses in the ventral striatum and pFC was associated not only with enhanced distractor resistance but also with impairment in the ability to update working memory representations. Furthermore, the effect of reward on working memory was accompanied by differential coupling between the ventral striatum and ignore-related regions in the pFC. Together, these data demonstrate that reward-related signals modulate the balance between cognitive stability and cognitive flexibility by altering functional coupling between the ventral striatum and the pFC.","author":[{"dropping-particle":"","family":"Fallon","given":"Sean James","non-dropping-particle":"","parse-names":false,"suffix":""},{"dropping-particle":"","family":"Cools","given":"Roshan","non-dropping-particle":"","parse-names":false,"suffix":""}],"container-title":"Journal of cognitive neuroscience","id":"ITEM-1","issue":"12","issued":{"date-parts":[["2014","12"]]},"page":"2812-26","title":"Reward acts on the pFC to enhance distractor resistance of working memory representations.","type":"article-journal","volume":"26"},"uris":["http://www.mendeley.com/documents/?uuid=74c201ed-c35f-3aba-82f5-590bbcf9bd35"]},{"id":"ITEM-2","itemData":{"author":[{"dropping-particle":"","family":"Fallon","given":"S.J.","non-dropping-particle":"","parse-names":false,"suffix":""},{"dropping-particle":"","family":"Schaff","given":"M.E.","non-dropping-particle":"van der","parse-names":false,"suffix":""},{"dropping-particle":"","family":"Huurne","given":"N","non-dropping-particle":"ten","parse-names":false,"suffix":""},{"dropping-particle":"","family":"Cools","given":"Roshan","non-dropping-particle":"","parse-names":false,"suffix":""}],"container-title":"submitted","id":"ITEM-2","issued":{"date-parts":[["2015"]]},"title":"Methylphenidate improves cognitive stability at the expense of cognitive flexibility","type":"article-journal"},"uris":["http://www.mendeley.com/documents/?uuid=91c18602-ed66-4ce6-b15f-4ed668b00e44"]}],"mendeley":{"formattedCitation":"&lt;sup&gt;19,20&lt;/sup&gt;","plainTextFormattedCitation":"19,20","previouslyFormattedCitation":"&lt;sup&gt;19,20&lt;/sup&gt;"},"properties":{"noteIndex":0},"schema":"https://github.com/citation-style-language/schema/raw/master/csl-citation.json"}</w:instrText>
      </w:r>
      <w:r w:rsidR="00900833" w:rsidRPr="00BB76DF">
        <w:rPr>
          <w:rFonts w:eastAsia="Calibri" w:cs="Arial"/>
          <w:lang w:eastAsia="ja-JP"/>
        </w:rPr>
        <w:fldChar w:fldCharType="separate"/>
      </w:r>
      <w:r w:rsidR="00900833" w:rsidRPr="00BB76DF">
        <w:rPr>
          <w:rFonts w:eastAsia="Calibri" w:cs="Arial"/>
          <w:noProof/>
          <w:vertAlign w:val="superscript"/>
          <w:lang w:eastAsia="ja-JP"/>
        </w:rPr>
        <w:t>19,20</w:t>
      </w:r>
      <w:r w:rsidR="00900833" w:rsidRPr="00BB76DF">
        <w:rPr>
          <w:rFonts w:eastAsia="Calibri" w:cs="Arial"/>
          <w:lang w:eastAsia="ja-JP"/>
        </w:rPr>
        <w:fldChar w:fldCharType="end"/>
      </w:r>
      <w:r w:rsidR="007C5A86">
        <w:rPr>
          <w:rFonts w:eastAsia="Calibri" w:cs="Arial"/>
          <w:lang w:eastAsia="ja-JP"/>
        </w:rPr>
        <w:t xml:space="preserve"> (Figure 2A&amp;B; Supplemental Table 1 </w:t>
      </w:r>
      <w:r w:rsidR="007C5A86">
        <w:rPr>
          <w:rFonts w:eastAsia="Calibri" w:cs="Arial"/>
          <w:lang w:eastAsia="ja-JP"/>
        </w:rPr>
        <w:lastRenderedPageBreak/>
        <w:t>for descriptive statistics; Supplemental Figure 1 for precision indices)</w:t>
      </w:r>
      <w:r w:rsidR="00900833" w:rsidRPr="00BB76DF">
        <w:rPr>
          <w:rFonts w:eastAsia="Calibri" w:cs="Arial"/>
          <w:lang w:eastAsia="ja-JP"/>
        </w:rPr>
        <w:t>.</w:t>
      </w:r>
      <w:r w:rsidRPr="00BB76DF">
        <w:rPr>
          <w:rFonts w:eastAsia="Calibri" w:cs="Arial"/>
          <w:lang w:eastAsia="ja-JP"/>
        </w:rPr>
        <w:t xml:space="preserve"> This observation was supported by </w:t>
      </w:r>
      <w:r w:rsidR="002D12E3" w:rsidRPr="00BB76DF">
        <w:rPr>
          <w:rFonts w:eastAsia="Calibri" w:cs="Arial"/>
          <w:lang w:eastAsia="ja-JP"/>
        </w:rPr>
        <w:t>Bayesian model comparison (Table 1)</w:t>
      </w:r>
      <w:r w:rsidRPr="00BB76DF">
        <w:rPr>
          <w:rFonts w:eastAsia="Calibri" w:cs="Arial"/>
          <w:lang w:eastAsia="ja-JP"/>
        </w:rPr>
        <w:t xml:space="preserve">, </w:t>
      </w:r>
      <w:r w:rsidR="002D12E3" w:rsidRPr="00BB76DF">
        <w:rPr>
          <w:rFonts w:eastAsia="Calibri" w:cs="Arial"/>
          <w:lang w:eastAsia="ja-JP"/>
        </w:rPr>
        <w:t>show</w:t>
      </w:r>
      <w:r w:rsidRPr="00BB76DF">
        <w:rPr>
          <w:rFonts w:eastAsia="Calibri" w:cs="Arial"/>
          <w:lang w:eastAsia="ja-JP"/>
        </w:rPr>
        <w:t xml:space="preserve">ing </w:t>
      </w:r>
      <w:r w:rsidR="002D12E3" w:rsidRPr="00BB76DF">
        <w:rPr>
          <w:rFonts w:eastAsia="Calibri" w:cs="Arial"/>
          <w:lang w:eastAsia="ja-JP"/>
        </w:rPr>
        <w:t>strongest support for the model including set size and condition in both studies (BF</w:t>
      </w:r>
      <w:r w:rsidR="002D12E3" w:rsidRPr="00BB76DF">
        <w:rPr>
          <w:rFonts w:eastAsia="Calibri" w:cs="Arial"/>
          <w:vertAlign w:val="subscript"/>
          <w:lang w:eastAsia="ja-JP"/>
        </w:rPr>
        <w:t>10</w:t>
      </w:r>
      <w:r w:rsidR="001408FC">
        <w:rPr>
          <w:rFonts w:eastAsia="Calibri" w:cs="Arial"/>
          <w:lang w:eastAsia="ja-JP"/>
        </w:rPr>
        <w:t xml:space="preserve"> =</w:t>
      </w:r>
      <w:r w:rsidR="00591DE0">
        <w:rPr>
          <w:rFonts w:eastAsia="Calibri" w:cs="Arial"/>
          <w:lang w:eastAsia="ja-JP"/>
        </w:rPr>
        <w:t xml:space="preserve"> </w:t>
      </w:r>
      <w:r w:rsidR="00054AC1">
        <w:rPr>
          <w:rFonts w:eastAsia="Times New Roman" w:cs="Times New Roman"/>
          <w:color w:val="000000"/>
        </w:rPr>
        <w:t>24876</w:t>
      </w:r>
      <w:r w:rsidR="002D12E3" w:rsidRPr="00BB76DF">
        <w:rPr>
          <w:rFonts w:eastAsia="Calibri" w:cs="Arial"/>
          <w:lang w:eastAsia="ja-JP"/>
        </w:rPr>
        <w:t xml:space="preserve"> </w:t>
      </w:r>
      <w:r w:rsidR="00591DE0">
        <w:rPr>
          <w:rFonts w:eastAsia="Calibri" w:cs="Arial"/>
          <w:lang w:eastAsia="ja-JP"/>
        </w:rPr>
        <w:t>and</w:t>
      </w:r>
      <w:r w:rsidR="00591DE0" w:rsidRPr="00BB76DF">
        <w:rPr>
          <w:rFonts w:eastAsia="Calibri" w:cs="Arial"/>
          <w:lang w:eastAsia="ja-JP"/>
        </w:rPr>
        <w:t xml:space="preserve"> </w:t>
      </w:r>
      <w:r w:rsidR="002D12E3" w:rsidRPr="00BB76DF">
        <w:rPr>
          <w:rFonts w:eastAsia="Calibri" w:cs="Arial"/>
          <w:lang w:eastAsia="ja-JP"/>
        </w:rPr>
        <w:t>BF</w:t>
      </w:r>
      <w:r w:rsidR="002D12E3" w:rsidRPr="00BB76DF">
        <w:rPr>
          <w:rFonts w:eastAsia="Calibri" w:cs="Arial"/>
          <w:vertAlign w:val="subscript"/>
          <w:lang w:eastAsia="ja-JP"/>
        </w:rPr>
        <w:t>10</w:t>
      </w:r>
      <w:r w:rsidR="002D12E3" w:rsidRPr="00BB76DF">
        <w:rPr>
          <w:rFonts w:eastAsia="Calibri" w:cs="Arial"/>
          <w:lang w:eastAsia="ja-JP"/>
        </w:rPr>
        <w:t xml:space="preserve"> =</w:t>
      </w:r>
      <w:r w:rsidR="00591DE0">
        <w:rPr>
          <w:rFonts w:eastAsia="Calibri" w:cs="Arial"/>
          <w:lang w:eastAsia="ja-JP"/>
        </w:rPr>
        <w:t xml:space="preserve"> </w:t>
      </w:r>
      <w:r w:rsidR="002D12E3" w:rsidRPr="00BB76DF">
        <w:rPr>
          <w:rFonts w:eastAsia="Times New Roman" w:cs="Arial"/>
          <w:color w:val="000000"/>
        </w:rPr>
        <w:t>5.5e +12</w:t>
      </w:r>
      <w:r w:rsidR="00591DE0">
        <w:rPr>
          <w:rFonts w:eastAsia="Times New Roman" w:cs="Arial"/>
          <w:color w:val="000000"/>
        </w:rPr>
        <w:t>, respectively</w:t>
      </w:r>
      <w:r w:rsidR="002D12E3" w:rsidRPr="00BB76DF">
        <w:rPr>
          <w:rFonts w:eastAsia="Calibri" w:cs="Arial"/>
          <w:lang w:eastAsia="ja-JP"/>
        </w:rPr>
        <w:t xml:space="preserve">). </w:t>
      </w:r>
      <w:r w:rsidR="002D12E3" w:rsidRPr="00BB76DF">
        <w:rPr>
          <w:rFonts w:cs="Arial"/>
        </w:rPr>
        <w:t xml:space="preserve">The runner-up model was the one including both main effects and </w:t>
      </w:r>
      <w:r w:rsidR="00054AC1">
        <w:rPr>
          <w:rFonts w:cs="Arial"/>
        </w:rPr>
        <w:t>their interaction, which was ~</w:t>
      </w:r>
      <w:r w:rsidR="002D12E3" w:rsidRPr="00BB76DF">
        <w:rPr>
          <w:rFonts w:cs="Arial"/>
        </w:rPr>
        <w:t>3</w:t>
      </w:r>
      <w:r w:rsidR="00054AC1">
        <w:rPr>
          <w:rFonts w:cs="Arial"/>
        </w:rPr>
        <w:t>.2</w:t>
      </w:r>
      <w:r w:rsidR="002D12E3" w:rsidRPr="00BB76DF">
        <w:rPr>
          <w:rFonts w:cs="Arial"/>
        </w:rPr>
        <w:t xml:space="preserve"> and ~2 times less likely than the model with the main effects only for experiment 1 and 2 respectively. The effects analysis confirmed the conclusion based on model comparison, showing that accuracy decreased with increasing set size (</w:t>
      </w:r>
      <w:r w:rsidR="006D40E1">
        <w:rPr>
          <w:rFonts w:cs="Arial"/>
        </w:rPr>
        <w:t xml:space="preserve">Experiment 1: </w:t>
      </w:r>
      <w:r w:rsidR="002D12E3" w:rsidRPr="00BB76DF">
        <w:rPr>
          <w:rFonts w:cs="Arial"/>
        </w:rPr>
        <w:t>F</w:t>
      </w:r>
      <w:r w:rsidR="00054AC1">
        <w:rPr>
          <w:rFonts w:cs="Arial"/>
          <w:vertAlign w:val="subscript"/>
        </w:rPr>
        <w:t>1.52</w:t>
      </w:r>
      <w:r w:rsidR="00202E1F">
        <w:rPr>
          <w:rFonts w:cs="Arial"/>
          <w:vertAlign w:val="subscript"/>
        </w:rPr>
        <w:t>,39.6</w:t>
      </w:r>
      <w:r w:rsidR="00457693">
        <w:rPr>
          <w:rFonts w:cs="Arial"/>
        </w:rPr>
        <w:t xml:space="preserve"> </w:t>
      </w:r>
      <w:r w:rsidR="002D12E3" w:rsidRPr="009113F0">
        <w:rPr>
          <w:rFonts w:cs="Arial"/>
        </w:rPr>
        <w:t>=</w:t>
      </w:r>
      <w:r w:rsidR="00457693" w:rsidRPr="009113F0">
        <w:rPr>
          <w:rFonts w:cs="Arial"/>
        </w:rPr>
        <w:t xml:space="preserve"> </w:t>
      </w:r>
      <w:r w:rsidR="000B7F7B">
        <w:rPr>
          <w:rFonts w:cs="Arial"/>
        </w:rPr>
        <w:t>6.510</w:t>
      </w:r>
      <w:r w:rsidR="00054AC1">
        <w:rPr>
          <w:rFonts w:cs="Arial"/>
        </w:rPr>
        <w:t>, p</w:t>
      </w:r>
      <w:r w:rsidR="00457693">
        <w:rPr>
          <w:rFonts w:cs="Arial"/>
        </w:rPr>
        <w:t xml:space="preserve"> </w:t>
      </w:r>
      <w:r w:rsidR="00054AC1">
        <w:rPr>
          <w:rFonts w:cs="Arial"/>
        </w:rPr>
        <w:t>=</w:t>
      </w:r>
      <w:r w:rsidR="00457693">
        <w:rPr>
          <w:rFonts w:cs="Arial"/>
        </w:rPr>
        <w:t xml:space="preserve"> </w:t>
      </w:r>
      <w:r w:rsidR="00054AC1">
        <w:rPr>
          <w:rFonts w:cs="Arial"/>
        </w:rPr>
        <w:t>0.007</w:t>
      </w:r>
      <w:r w:rsidR="002D12E3" w:rsidRPr="00BB76DF">
        <w:rPr>
          <w:rFonts w:cs="Arial"/>
        </w:rPr>
        <w:t>, BF</w:t>
      </w:r>
      <w:r w:rsidR="002D12E3" w:rsidRPr="00BB76DF">
        <w:rPr>
          <w:rFonts w:cs="Arial"/>
          <w:vertAlign w:val="subscript"/>
        </w:rPr>
        <w:t>INC</w:t>
      </w:r>
      <w:r w:rsidR="00457693">
        <w:rPr>
          <w:rFonts w:cs="Arial"/>
        </w:rPr>
        <w:t xml:space="preserve"> </w:t>
      </w:r>
      <w:r w:rsidR="00054AC1">
        <w:rPr>
          <w:rFonts w:cs="Arial"/>
        </w:rPr>
        <w:t>=</w:t>
      </w:r>
      <w:r w:rsidR="00457693">
        <w:rPr>
          <w:rFonts w:cs="Arial"/>
        </w:rPr>
        <w:t xml:space="preserve"> </w:t>
      </w:r>
      <w:r w:rsidR="00054AC1">
        <w:rPr>
          <w:rFonts w:cs="Arial"/>
        </w:rPr>
        <w:t>83</w:t>
      </w:r>
      <w:r w:rsidR="006D40E1">
        <w:rPr>
          <w:rFonts w:cs="Arial"/>
        </w:rPr>
        <w:t>, Experiment 2:</w:t>
      </w:r>
      <w:r w:rsidR="002D12E3" w:rsidRPr="00BB76DF">
        <w:rPr>
          <w:rFonts w:cs="Arial"/>
        </w:rPr>
        <w:t xml:space="preserve"> F</w:t>
      </w:r>
      <w:r w:rsidR="00BE2501">
        <w:rPr>
          <w:rFonts w:cs="Arial"/>
          <w:vertAlign w:val="subscript"/>
        </w:rPr>
        <w:t>1.63,97.7</w:t>
      </w:r>
      <w:r w:rsidR="00457693" w:rsidRPr="009113F0">
        <w:rPr>
          <w:rFonts w:cs="Arial"/>
        </w:rPr>
        <w:t xml:space="preserve"> </w:t>
      </w:r>
      <w:r w:rsidR="002D12E3" w:rsidRPr="009113F0">
        <w:rPr>
          <w:rFonts w:cs="Arial"/>
        </w:rPr>
        <w:t>=</w:t>
      </w:r>
      <w:r w:rsidR="00457693">
        <w:rPr>
          <w:rFonts w:cs="Arial"/>
        </w:rPr>
        <w:t xml:space="preserve"> </w:t>
      </w:r>
      <w:r w:rsidR="002D12E3" w:rsidRPr="00BB76DF">
        <w:rPr>
          <w:rFonts w:cs="Arial"/>
        </w:rPr>
        <w:t>16.998, p</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2.8e-6, BF</w:t>
      </w:r>
      <w:r w:rsidR="002D12E3" w:rsidRPr="00BB76DF">
        <w:rPr>
          <w:rFonts w:cs="Arial"/>
          <w:vertAlign w:val="subscript"/>
        </w:rPr>
        <w:t>INC</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1.6e +10) and that participants performed better on update compared with ignore trials (</w:t>
      </w:r>
      <w:r w:rsidR="006D40E1">
        <w:rPr>
          <w:rFonts w:cs="Arial"/>
        </w:rPr>
        <w:t xml:space="preserve">Experiment 1: </w:t>
      </w:r>
      <w:r w:rsidR="002D12E3" w:rsidRPr="00BB76DF">
        <w:rPr>
          <w:rFonts w:cs="Arial"/>
        </w:rPr>
        <w:t>F</w:t>
      </w:r>
      <w:r w:rsidR="002D12E3" w:rsidRPr="00BB76DF">
        <w:rPr>
          <w:rFonts w:cs="Arial"/>
          <w:vertAlign w:val="subscript"/>
        </w:rPr>
        <w:t>1,26</w:t>
      </w:r>
      <w:r w:rsidR="00457693">
        <w:rPr>
          <w:rFonts w:cs="Arial"/>
        </w:rPr>
        <w:t xml:space="preserve"> </w:t>
      </w:r>
      <w:r w:rsidR="002D12E3" w:rsidRPr="009113F0">
        <w:rPr>
          <w:rFonts w:cs="Arial"/>
        </w:rPr>
        <w:t>=</w:t>
      </w:r>
      <w:r w:rsidR="00457693">
        <w:rPr>
          <w:rFonts w:cs="Arial"/>
        </w:rPr>
        <w:t xml:space="preserve"> </w:t>
      </w:r>
      <w:r w:rsidR="000B7F7B">
        <w:rPr>
          <w:rFonts w:cs="Arial"/>
        </w:rPr>
        <w:t>11.068</w:t>
      </w:r>
      <w:r w:rsidR="002D12E3" w:rsidRPr="00BB76DF">
        <w:rPr>
          <w:rFonts w:cs="Arial"/>
        </w:rPr>
        <w:t>, p</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0.003, BF</w:t>
      </w:r>
      <w:r w:rsidR="002D12E3" w:rsidRPr="00BB76DF">
        <w:rPr>
          <w:rFonts w:cs="Arial"/>
          <w:vertAlign w:val="subscript"/>
        </w:rPr>
        <w:t>INC</w:t>
      </w:r>
      <w:r w:rsidR="00457693">
        <w:rPr>
          <w:rFonts w:cs="Arial"/>
        </w:rPr>
        <w:t xml:space="preserve"> </w:t>
      </w:r>
      <w:r w:rsidR="00054AC1">
        <w:rPr>
          <w:rFonts w:cs="Arial"/>
        </w:rPr>
        <w:t>=</w:t>
      </w:r>
      <w:r w:rsidR="00457693">
        <w:rPr>
          <w:rFonts w:cs="Arial"/>
        </w:rPr>
        <w:t xml:space="preserve"> </w:t>
      </w:r>
      <w:r w:rsidR="00054AC1">
        <w:rPr>
          <w:rFonts w:cs="Arial"/>
        </w:rPr>
        <w:t>448</w:t>
      </w:r>
      <w:r w:rsidR="006D40E1">
        <w:rPr>
          <w:rFonts w:cs="Arial"/>
        </w:rPr>
        <w:t>, Experiment 2:</w:t>
      </w:r>
      <w:r w:rsidR="002D12E3" w:rsidRPr="00BB76DF">
        <w:rPr>
          <w:rFonts w:cs="Arial"/>
        </w:rPr>
        <w:t xml:space="preserve"> F</w:t>
      </w:r>
      <w:r w:rsidR="002D12E3" w:rsidRPr="00BB76DF">
        <w:rPr>
          <w:rFonts w:cs="Arial"/>
          <w:vertAlign w:val="subscript"/>
        </w:rPr>
        <w:t>1,60</w:t>
      </w:r>
      <w:r w:rsidR="00457693" w:rsidRPr="009113F0">
        <w:rPr>
          <w:rFonts w:cs="Arial"/>
        </w:rPr>
        <w:t xml:space="preserve"> </w:t>
      </w:r>
      <w:r w:rsidR="002D12E3" w:rsidRPr="009113F0">
        <w:rPr>
          <w:rFonts w:cs="Arial"/>
        </w:rPr>
        <w:t>=</w:t>
      </w:r>
      <w:r w:rsidR="00457693">
        <w:rPr>
          <w:rFonts w:cs="Arial"/>
          <w:vertAlign w:val="subscript"/>
        </w:rPr>
        <w:t xml:space="preserve"> </w:t>
      </w:r>
      <w:r w:rsidR="002D12E3" w:rsidRPr="00BB76DF">
        <w:rPr>
          <w:rFonts w:cs="Arial"/>
        </w:rPr>
        <w:t>24.095, p</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7.4e-6, BF</w:t>
      </w:r>
      <w:r w:rsidR="002D12E3" w:rsidRPr="00BB76DF">
        <w:rPr>
          <w:rFonts w:cs="Arial"/>
          <w:vertAlign w:val="subscript"/>
        </w:rPr>
        <w:t>INC</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939) (Table 2). Evidence for an interaction effect was not conclusive (</w:t>
      </w:r>
      <w:r w:rsidR="006D40E1">
        <w:rPr>
          <w:rFonts w:cs="Arial"/>
        </w:rPr>
        <w:t xml:space="preserve">Experiment 1: </w:t>
      </w:r>
      <w:r w:rsidR="002D12E3" w:rsidRPr="00BB76DF">
        <w:rPr>
          <w:rFonts w:cs="Arial"/>
        </w:rPr>
        <w:t>F</w:t>
      </w:r>
      <w:r w:rsidR="000B7F7B">
        <w:rPr>
          <w:rFonts w:cs="Arial"/>
          <w:vertAlign w:val="subscript"/>
        </w:rPr>
        <w:t>2.14</w:t>
      </w:r>
      <w:r w:rsidR="00202E1F">
        <w:rPr>
          <w:rFonts w:cs="Arial"/>
          <w:vertAlign w:val="subscript"/>
        </w:rPr>
        <w:t>,78</w:t>
      </w:r>
      <w:r w:rsidR="00457693" w:rsidRPr="00F87D0F">
        <w:rPr>
          <w:rFonts w:cs="Arial"/>
        </w:rPr>
        <w:t xml:space="preserve"> =</w:t>
      </w:r>
      <w:r w:rsidR="00457693">
        <w:rPr>
          <w:rFonts w:cs="Arial"/>
          <w:vertAlign w:val="subscript"/>
        </w:rPr>
        <w:t xml:space="preserve"> </w:t>
      </w:r>
      <w:r w:rsidR="000B7F7B">
        <w:rPr>
          <w:rFonts w:cs="Arial"/>
        </w:rPr>
        <w:t>2.205</w:t>
      </w:r>
      <w:r w:rsidR="00054AC1">
        <w:rPr>
          <w:rFonts w:cs="Arial"/>
        </w:rPr>
        <w:t>, p</w:t>
      </w:r>
      <w:r w:rsidR="00457693">
        <w:rPr>
          <w:rFonts w:cs="Arial"/>
        </w:rPr>
        <w:t xml:space="preserve"> </w:t>
      </w:r>
      <w:r w:rsidR="00054AC1">
        <w:rPr>
          <w:rFonts w:cs="Arial"/>
        </w:rPr>
        <w:t>=</w:t>
      </w:r>
      <w:r w:rsidR="00457693">
        <w:rPr>
          <w:rFonts w:cs="Arial"/>
        </w:rPr>
        <w:t xml:space="preserve"> </w:t>
      </w:r>
      <w:r w:rsidR="00054AC1">
        <w:rPr>
          <w:rFonts w:cs="Arial"/>
        </w:rPr>
        <w:t>0.116</w:t>
      </w:r>
      <w:r w:rsidR="002D12E3" w:rsidRPr="00BB76DF">
        <w:rPr>
          <w:rFonts w:cs="Arial"/>
        </w:rPr>
        <w:t>, BF</w:t>
      </w:r>
      <w:r w:rsidR="002D12E3" w:rsidRPr="00BB76DF">
        <w:rPr>
          <w:rFonts w:cs="Arial"/>
          <w:vertAlign w:val="subscript"/>
        </w:rPr>
        <w:t>INC</w:t>
      </w:r>
      <w:r w:rsidR="00457693">
        <w:rPr>
          <w:rFonts w:cs="Arial"/>
        </w:rPr>
        <w:t xml:space="preserve"> </w:t>
      </w:r>
      <w:r w:rsidR="00054AC1">
        <w:rPr>
          <w:rFonts w:cs="Arial"/>
        </w:rPr>
        <w:t>=</w:t>
      </w:r>
      <w:r w:rsidR="00457693">
        <w:rPr>
          <w:rFonts w:cs="Arial"/>
        </w:rPr>
        <w:t xml:space="preserve"> </w:t>
      </w:r>
      <w:r w:rsidR="00054AC1">
        <w:rPr>
          <w:rFonts w:cs="Arial"/>
        </w:rPr>
        <w:t>1.3</w:t>
      </w:r>
      <w:r w:rsidR="006D40E1">
        <w:rPr>
          <w:rFonts w:cs="Arial"/>
        </w:rPr>
        <w:t>, Experiment 2:</w:t>
      </w:r>
      <w:r w:rsidR="002D12E3" w:rsidRPr="00BB76DF">
        <w:rPr>
          <w:rFonts w:cs="Arial"/>
        </w:rPr>
        <w:t xml:space="preserve"> F</w:t>
      </w:r>
      <w:r w:rsidR="00BE2501">
        <w:rPr>
          <w:rFonts w:cs="Arial"/>
          <w:vertAlign w:val="subscript"/>
        </w:rPr>
        <w:t>2.32,139.3</w:t>
      </w:r>
      <w:r w:rsidR="00457693" w:rsidRPr="00F87D0F">
        <w:rPr>
          <w:rFonts w:cs="Arial"/>
        </w:rPr>
        <w:t xml:space="preserve"> =</w:t>
      </w:r>
      <w:r w:rsidR="00457693">
        <w:rPr>
          <w:rFonts w:cs="Arial"/>
          <w:vertAlign w:val="subscript"/>
        </w:rPr>
        <w:t xml:space="preserve"> </w:t>
      </w:r>
      <w:r w:rsidR="002D12E3" w:rsidRPr="00BB76DF">
        <w:rPr>
          <w:rFonts w:cs="Arial"/>
        </w:rPr>
        <w:t>3.238, p</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0.035, BF</w:t>
      </w:r>
      <w:r w:rsidR="002D12E3" w:rsidRPr="00BB76DF">
        <w:rPr>
          <w:rFonts w:cs="Arial"/>
          <w:vertAlign w:val="subscript"/>
        </w:rPr>
        <w:t>INC</w:t>
      </w:r>
      <w:r w:rsidR="00457693">
        <w:rPr>
          <w:rFonts w:cs="Arial"/>
        </w:rPr>
        <w:t xml:space="preserve"> </w:t>
      </w:r>
      <w:r w:rsidR="002D12E3" w:rsidRPr="00BB76DF">
        <w:rPr>
          <w:rFonts w:cs="Arial"/>
        </w:rPr>
        <w:t>=</w:t>
      </w:r>
      <w:r w:rsidR="00457693">
        <w:rPr>
          <w:rFonts w:cs="Arial"/>
        </w:rPr>
        <w:t xml:space="preserve"> </w:t>
      </w:r>
      <w:r w:rsidR="002D12E3" w:rsidRPr="00BB76DF">
        <w:rPr>
          <w:rFonts w:cs="Arial"/>
        </w:rPr>
        <w:t xml:space="preserve">1.9). We conclude that accuracy decreased as a function of set size and, across set sizes, was worse on ignore relative to update trials. </w:t>
      </w:r>
    </w:p>
    <w:p w14:paraId="3D9B009B" w14:textId="77777777" w:rsidR="002D12E3" w:rsidRPr="00970564" w:rsidRDefault="002D12E3" w:rsidP="00E922A2">
      <w:pPr>
        <w:spacing w:line="360" w:lineRule="auto"/>
        <w:jc w:val="both"/>
        <w:rPr>
          <w:rFonts w:cs="Arial"/>
        </w:rPr>
      </w:pPr>
    </w:p>
    <w:p w14:paraId="7E730708" w14:textId="3DA3F837" w:rsidR="002D12E3" w:rsidRPr="0030171C" w:rsidRDefault="0074669C" w:rsidP="00E922A2">
      <w:pPr>
        <w:spacing w:line="360" w:lineRule="auto"/>
        <w:jc w:val="both"/>
      </w:pPr>
      <w:r>
        <w:rPr>
          <w:noProof/>
        </w:rPr>
        <w:lastRenderedPageBreak/>
        <w:drawing>
          <wp:inline distT="0" distB="0" distL="0" distR="0" wp14:anchorId="56761C90" wp14:editId="47736E43">
            <wp:extent cx="5943600" cy="505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N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54600"/>
                    </a:xfrm>
                    <a:prstGeom prst="rect">
                      <a:avLst/>
                    </a:prstGeom>
                  </pic:spPr>
                </pic:pic>
              </a:graphicData>
            </a:graphic>
          </wp:inline>
        </w:drawing>
      </w:r>
    </w:p>
    <w:p w14:paraId="1DE1BE1C" w14:textId="70614D88" w:rsidR="00FF199F" w:rsidRPr="00970564" w:rsidRDefault="002D12E3" w:rsidP="00E922A2">
      <w:pPr>
        <w:spacing w:line="240" w:lineRule="auto"/>
        <w:jc w:val="both"/>
        <w:rPr>
          <w:rFonts w:cs="Arial"/>
        </w:rPr>
      </w:pPr>
      <w:r w:rsidRPr="00970564">
        <w:rPr>
          <w:rFonts w:cs="Arial"/>
          <w:i/>
        </w:rPr>
        <w:t xml:space="preserve">Figure </w:t>
      </w:r>
      <w:r w:rsidR="008D28B3" w:rsidRPr="00970564">
        <w:rPr>
          <w:rFonts w:eastAsia="Calibri" w:cs="Arial"/>
          <w:i/>
          <w:lang w:eastAsia="ja-JP"/>
        </w:rPr>
        <w:t xml:space="preserve">2. </w:t>
      </w:r>
      <w:r w:rsidRPr="00970564">
        <w:rPr>
          <w:rFonts w:cs="Arial"/>
        </w:rPr>
        <w:t xml:space="preserve">Performance on the </w:t>
      </w:r>
      <w:r w:rsidR="00E47D09" w:rsidRPr="00970564">
        <w:rPr>
          <w:rFonts w:eastAsia="Calibri" w:cs="Arial"/>
          <w:lang w:eastAsia="ja-JP"/>
        </w:rPr>
        <w:t>color</w:t>
      </w:r>
      <w:r w:rsidRPr="00970564">
        <w:rPr>
          <w:rFonts w:cs="Arial"/>
        </w:rPr>
        <w:t xml:space="preserve"> wheel working memory task. </w:t>
      </w:r>
      <w:commentRangeStart w:id="5"/>
      <w:r w:rsidRPr="00970564">
        <w:rPr>
          <w:rFonts w:eastAsia="Calibri" w:cs="Arial"/>
          <w:b/>
          <w:lang w:eastAsia="ja-JP"/>
        </w:rPr>
        <w:t>A</w:t>
      </w:r>
      <w:r w:rsidRPr="00970564">
        <w:rPr>
          <w:rFonts w:eastAsia="Calibri" w:cs="Arial"/>
          <w:lang w:eastAsia="ja-JP"/>
        </w:rPr>
        <w:t xml:space="preserve"> Median deviance </w:t>
      </w:r>
      <w:r w:rsidR="00C45924">
        <w:rPr>
          <w:rFonts w:cs="Arial"/>
        </w:rPr>
        <w:t>for experiment 1 (27</w:t>
      </w:r>
      <w:r w:rsidRPr="00970564">
        <w:rPr>
          <w:rFonts w:cs="Arial"/>
        </w:rPr>
        <w:t xml:space="preserve"> participants). </w:t>
      </w:r>
      <w:commentRangeEnd w:id="5"/>
      <w:r w:rsidR="00457693">
        <w:rPr>
          <w:rStyle w:val="CommentReference"/>
          <w:rFonts w:eastAsiaTheme="minorEastAsia"/>
        </w:rPr>
        <w:commentReference w:id="5"/>
      </w:r>
      <w:r w:rsidRPr="00970564">
        <w:rPr>
          <w:rFonts w:eastAsia="Calibri" w:cs="Arial"/>
          <w:b/>
          <w:lang w:eastAsia="ja-JP"/>
        </w:rPr>
        <w:t>B</w:t>
      </w:r>
      <w:r w:rsidRPr="00970564">
        <w:rPr>
          <w:rFonts w:eastAsia="Calibri" w:cs="Arial"/>
          <w:lang w:eastAsia="ja-JP"/>
        </w:rPr>
        <w:t xml:space="preserve"> Median deviance</w:t>
      </w:r>
      <w:r w:rsidRPr="00970564">
        <w:rPr>
          <w:rFonts w:cs="Arial"/>
        </w:rPr>
        <w:t xml:space="preserve"> for replication experiment 2 (61 participants). </w:t>
      </w:r>
      <w:r w:rsidRPr="00970564">
        <w:rPr>
          <w:rFonts w:eastAsia="Calibri" w:cs="Arial"/>
          <w:lang w:eastAsia="ja-JP"/>
        </w:rPr>
        <w:t xml:space="preserve">Deviance </w:t>
      </w:r>
      <w:r w:rsidRPr="00970564">
        <w:rPr>
          <w:rFonts w:cs="Arial"/>
        </w:rPr>
        <w:t xml:space="preserve">in degrees from the correct </w:t>
      </w:r>
      <w:r w:rsidR="00E47D09" w:rsidRPr="00970564">
        <w:rPr>
          <w:rFonts w:eastAsia="Calibri" w:cs="Arial"/>
          <w:lang w:eastAsia="ja-JP"/>
        </w:rPr>
        <w:t>color</w:t>
      </w:r>
      <w:r w:rsidRPr="00970564">
        <w:rPr>
          <w:rFonts w:cs="Arial"/>
        </w:rPr>
        <w:t xml:space="preserve"> is displayed here as a function of set size for </w:t>
      </w:r>
      <w:r w:rsidR="00FF199F" w:rsidRPr="00970564">
        <w:rPr>
          <w:rFonts w:cs="Arial"/>
        </w:rPr>
        <w:t xml:space="preserve">ignore </w:t>
      </w:r>
      <w:r w:rsidRPr="00970564">
        <w:rPr>
          <w:rFonts w:cs="Arial"/>
        </w:rPr>
        <w:t xml:space="preserve">and update trials. </w:t>
      </w:r>
      <w:r w:rsidRPr="00970564">
        <w:rPr>
          <w:rFonts w:eastAsia="Calibri" w:cs="Arial"/>
          <w:b/>
          <w:lang w:eastAsia="ja-JP"/>
        </w:rPr>
        <w:t>C</w:t>
      </w:r>
      <w:r w:rsidRPr="00970564">
        <w:rPr>
          <w:rFonts w:cs="Arial"/>
          <w:b/>
        </w:rPr>
        <w:t>&amp;D</w:t>
      </w:r>
      <w:r w:rsidRPr="00970564">
        <w:rPr>
          <w:rFonts w:eastAsia="Calibri" w:cs="Arial"/>
          <w:lang w:eastAsia="ja-JP"/>
        </w:rPr>
        <w:t xml:space="preserve"> </w:t>
      </w:r>
      <w:r w:rsidRPr="00970564">
        <w:rPr>
          <w:rFonts w:cs="Arial"/>
        </w:rPr>
        <w:t>Median reaction times as a function of set size for ignore and updat</w:t>
      </w:r>
      <w:r w:rsidR="00FF199F" w:rsidRPr="00970564">
        <w:rPr>
          <w:rFonts w:cs="Arial"/>
        </w:rPr>
        <w:t>e</w:t>
      </w:r>
      <w:r w:rsidR="00FF199F" w:rsidRPr="00970564">
        <w:rPr>
          <w:rFonts w:eastAsia="Calibri" w:cs="Arial"/>
          <w:lang w:eastAsia="ja-JP"/>
        </w:rPr>
        <w:t xml:space="preserve"> conditions</w:t>
      </w:r>
      <w:r w:rsidRPr="00970564">
        <w:rPr>
          <w:rFonts w:eastAsia="Calibri" w:cs="Arial"/>
          <w:lang w:eastAsia="ja-JP"/>
        </w:rPr>
        <w:t xml:space="preserve">. </w:t>
      </w:r>
      <w:r w:rsidRPr="00970564">
        <w:rPr>
          <w:rFonts w:eastAsia="Calibri" w:cs="Arial"/>
          <w:b/>
          <w:lang w:eastAsia="ja-JP"/>
        </w:rPr>
        <w:t>C</w:t>
      </w:r>
      <w:r w:rsidRPr="00970564">
        <w:rPr>
          <w:rFonts w:eastAsia="Calibri" w:cs="Arial"/>
          <w:lang w:eastAsia="ja-JP"/>
        </w:rPr>
        <w:t xml:space="preserve"> </w:t>
      </w:r>
      <w:r w:rsidR="001E688A">
        <w:rPr>
          <w:rFonts w:eastAsia="Calibri" w:cs="Arial"/>
          <w:lang w:eastAsia="ja-JP"/>
        </w:rPr>
        <w:t>Experiment 1</w:t>
      </w:r>
      <w:r w:rsidR="00C45924">
        <w:rPr>
          <w:rFonts w:cs="Arial"/>
        </w:rPr>
        <w:t xml:space="preserve"> (27</w:t>
      </w:r>
      <w:r w:rsidRPr="00970564">
        <w:rPr>
          <w:rFonts w:cs="Arial"/>
        </w:rPr>
        <w:t xml:space="preserve"> participants). </w:t>
      </w:r>
      <w:r w:rsidRPr="00970564">
        <w:rPr>
          <w:rFonts w:eastAsia="Calibri" w:cs="Arial"/>
          <w:b/>
        </w:rPr>
        <w:t>D</w:t>
      </w:r>
      <w:r w:rsidRPr="00970564">
        <w:rPr>
          <w:rFonts w:eastAsia="Calibri" w:cs="Arial"/>
          <w:lang w:eastAsia="ja-JP"/>
        </w:rPr>
        <w:t xml:space="preserve"> </w:t>
      </w:r>
      <w:r w:rsidR="001E688A">
        <w:rPr>
          <w:rFonts w:eastAsia="Calibri" w:cs="Arial"/>
          <w:lang w:eastAsia="ja-JP"/>
        </w:rPr>
        <w:t>Experiment 2</w:t>
      </w:r>
      <w:r w:rsidRPr="00970564">
        <w:rPr>
          <w:rFonts w:cs="Arial"/>
        </w:rPr>
        <w:t xml:space="preserve"> (61 participants</w:t>
      </w:r>
      <w:r w:rsidR="00FF199F" w:rsidRPr="00970564">
        <w:rPr>
          <w:rFonts w:cs="Arial"/>
        </w:rPr>
        <w:t xml:space="preserve">). </w:t>
      </w:r>
      <w:r w:rsidRPr="00970564">
        <w:rPr>
          <w:rFonts w:cs="Arial"/>
        </w:rPr>
        <w:t>Error bars indicate within-participant SEM</w:t>
      </w:r>
      <w:r w:rsidR="007353B9" w:rsidRPr="00970564">
        <w:rPr>
          <w:rFonts w:cs="Arial"/>
          <w:lang w:eastAsia="ja-JP"/>
        </w:rPr>
        <w:fldChar w:fldCharType="begin" w:fldLock="1"/>
      </w:r>
      <w:r w:rsidR="005518F1">
        <w:rPr>
          <w:rFonts w:cs="Arial"/>
          <w:lang w:eastAsia="ja-JP"/>
        </w:rPr>
        <w:instrText>ADDIN CSL_CITATION {"citationItems":[{"id":"ITEM-1","itemData":{"DOI":"10.20982/tqmp.01.1.p042","ISSN":"1913-4126","author":[{"dropping-particle":"","family":"Cousineau","given":"Denis","non-dropping-particle":"","parse-names":false,"suffix":""}],"container-title":"Tutorials in Quantitative Methods for Psychology","id":"ITEM-1","issue":"1","issued":{"date-parts":[["2005","9","1"]]},"page":"42-45","title":"Confidence intervals in within-subject designs: A simpler solution to Loftus and Masson's method","type":"article-journal","volume":"1"},"uris":["http://www.mendeley.com/documents/?uuid=d2945a5d-4137-382c-8bc9-f9878b20ab3b"]},{"id":"ITEM-2","itemData":{"DOI":"10.20982/tqmp.04.2.p061","ISSN":"1913-4126","author":[{"dropping-particle":"","family":"Morey","given":"Richard D.","non-dropping-particle":"","parse-names":false,"suffix":""}],"container-title":"Tutorials in Quantitative Methods for Psychology","id":"ITEM-2","issue":"2","issued":{"date-parts":[["2008","9","1"]]},"page":"61-64","title":"Confidence Intervals from Normalized Data: A correction to Cousineau (2005)","type":"article-journal","volume":"4"},"uris":["http://www.mendeley.com/documents/?uuid=dce42c3c-10d0-3946-b044-c3f6f8c97d8e"]}],"mendeley":{"formattedCitation":"&lt;sup&gt;21,22&lt;/sup&gt;","plainTextFormattedCitation":"21,22","previouslyFormattedCitation":"&lt;sup&gt;21,22&lt;/sup&gt;"},"properties":{"noteIndex":0},"schema":"https://github.com/citation-style-language/schema/raw/master/csl-citation.json"}</w:instrText>
      </w:r>
      <w:r w:rsidR="007353B9" w:rsidRPr="00970564">
        <w:rPr>
          <w:rFonts w:cs="Arial"/>
          <w:lang w:eastAsia="ja-JP"/>
        </w:rPr>
        <w:fldChar w:fldCharType="separate"/>
      </w:r>
      <w:r w:rsidR="00900833" w:rsidRPr="00900833">
        <w:rPr>
          <w:rFonts w:cs="Arial"/>
          <w:noProof/>
          <w:vertAlign w:val="superscript"/>
          <w:lang w:eastAsia="ja-JP"/>
        </w:rPr>
        <w:t>21,22</w:t>
      </w:r>
      <w:r w:rsidR="007353B9" w:rsidRPr="00970564">
        <w:rPr>
          <w:rFonts w:cs="Arial"/>
          <w:lang w:eastAsia="ja-JP"/>
        </w:rPr>
        <w:fldChar w:fldCharType="end"/>
      </w:r>
      <w:r w:rsidRPr="00970564">
        <w:rPr>
          <w:rFonts w:cs="Arial"/>
        </w:rPr>
        <w:t xml:space="preserve"> .</w:t>
      </w:r>
    </w:p>
    <w:p w14:paraId="5C0AE850" w14:textId="77777777" w:rsidR="00C90D2E" w:rsidRPr="00970564" w:rsidRDefault="00C90D2E" w:rsidP="00E922A2">
      <w:pPr>
        <w:spacing w:line="240" w:lineRule="auto"/>
        <w:jc w:val="both"/>
        <w:rPr>
          <w:rFonts w:cs="Arial"/>
          <w:lang w:eastAsia="ja-JP"/>
        </w:rPr>
      </w:pPr>
    </w:p>
    <w:p w14:paraId="297F3994" w14:textId="64B5091B" w:rsidR="007353B9" w:rsidRDefault="007353B9" w:rsidP="00E922A2">
      <w:pPr>
        <w:spacing w:line="240" w:lineRule="auto"/>
        <w:jc w:val="both"/>
        <w:rPr>
          <w:rFonts w:cs="Arial"/>
          <w:lang w:eastAsia="ja-JP"/>
        </w:rPr>
      </w:pPr>
    </w:p>
    <w:p w14:paraId="102B4028" w14:textId="600CA82D" w:rsidR="00C0416E" w:rsidRDefault="00C0416E" w:rsidP="00E922A2">
      <w:pPr>
        <w:spacing w:line="240" w:lineRule="auto"/>
        <w:jc w:val="both"/>
        <w:rPr>
          <w:rFonts w:cs="Arial"/>
          <w:lang w:eastAsia="ja-JP"/>
        </w:rPr>
      </w:pPr>
    </w:p>
    <w:p w14:paraId="609CA581" w14:textId="77777777" w:rsidR="00C0416E" w:rsidRPr="00970564" w:rsidRDefault="00C0416E" w:rsidP="00E922A2">
      <w:pPr>
        <w:spacing w:line="240" w:lineRule="auto"/>
        <w:jc w:val="both"/>
        <w:rPr>
          <w:rFonts w:cs="Arial"/>
          <w:lang w:eastAsia="ja-JP"/>
        </w:rPr>
      </w:pPr>
    </w:p>
    <w:p w14:paraId="10D0A78E" w14:textId="77777777" w:rsidR="007353B9" w:rsidRPr="00970564" w:rsidRDefault="007353B9" w:rsidP="00E922A2">
      <w:pPr>
        <w:spacing w:line="240" w:lineRule="auto"/>
        <w:jc w:val="both"/>
        <w:rPr>
          <w:rFonts w:cs="Arial"/>
          <w:lang w:eastAsia="ja-JP"/>
        </w:rPr>
      </w:pPr>
    </w:p>
    <w:p w14:paraId="2FB89C53" w14:textId="77777777" w:rsidR="00C92C65" w:rsidRPr="00970564" w:rsidRDefault="00C92C65" w:rsidP="00E922A2">
      <w:pPr>
        <w:spacing w:line="240" w:lineRule="auto"/>
        <w:jc w:val="both"/>
        <w:rPr>
          <w:rFonts w:cs="Arial"/>
          <w:lang w:eastAsia="ja-JP"/>
        </w:rPr>
      </w:pPr>
    </w:p>
    <w:p w14:paraId="1ED3A782" w14:textId="1514DF4C" w:rsidR="00C92C65" w:rsidRDefault="00C92C65" w:rsidP="00E922A2">
      <w:pPr>
        <w:spacing w:line="240" w:lineRule="auto"/>
        <w:jc w:val="both"/>
        <w:rPr>
          <w:rFonts w:cs="Arial"/>
          <w:lang w:eastAsia="ja-JP"/>
        </w:rPr>
      </w:pPr>
    </w:p>
    <w:tbl>
      <w:tblPr>
        <w:tblW w:w="9183" w:type="dxa"/>
        <w:tblLook w:val="04A0" w:firstRow="1" w:lastRow="0" w:firstColumn="1" w:lastColumn="0" w:noHBand="0" w:noVBand="1"/>
      </w:tblPr>
      <w:tblGrid>
        <w:gridCol w:w="4089"/>
        <w:gridCol w:w="1818"/>
        <w:gridCol w:w="1609"/>
        <w:gridCol w:w="1667"/>
      </w:tblGrid>
      <w:tr w:rsidR="00666C23" w:rsidRPr="00D065DC" w14:paraId="1739B5BD" w14:textId="77777777" w:rsidTr="00C0416E">
        <w:trPr>
          <w:trHeight w:val="466"/>
        </w:trPr>
        <w:tc>
          <w:tcPr>
            <w:tcW w:w="9183" w:type="dxa"/>
            <w:gridSpan w:val="4"/>
            <w:tcBorders>
              <w:top w:val="nil"/>
              <w:left w:val="nil"/>
              <w:bottom w:val="single" w:sz="8" w:space="0" w:color="auto"/>
              <w:right w:val="nil"/>
            </w:tcBorders>
            <w:shd w:val="clear" w:color="auto" w:fill="auto"/>
            <w:vAlign w:val="center"/>
            <w:hideMark/>
          </w:tcPr>
          <w:p w14:paraId="18307D0A" w14:textId="52AE036C" w:rsidR="00666C23" w:rsidRPr="00D065DC" w:rsidRDefault="00666C23" w:rsidP="00E922A2">
            <w:pPr>
              <w:spacing w:after="0" w:line="360" w:lineRule="auto"/>
              <w:jc w:val="both"/>
              <w:rPr>
                <w:rFonts w:eastAsia="Times New Roman" w:cs="Times New Roman"/>
                <w:b/>
                <w:bCs/>
                <w:color w:val="000000"/>
              </w:rPr>
            </w:pPr>
            <w:r>
              <w:rPr>
                <w:rFonts w:eastAsia="Times New Roman" w:cs="Times New Roman"/>
                <w:b/>
                <w:bCs/>
                <w:color w:val="000000"/>
                <w:lang w:eastAsia="ja-JP"/>
              </w:rPr>
              <w:t>Table 1. Model c</w:t>
            </w:r>
            <w:r w:rsidRPr="00D065DC">
              <w:rPr>
                <w:rFonts w:eastAsia="Times New Roman" w:cs="Times New Roman"/>
                <w:b/>
                <w:bCs/>
                <w:color w:val="000000"/>
                <w:lang w:eastAsia="ja-JP"/>
              </w:rPr>
              <w:t xml:space="preserve">omparison </w:t>
            </w:r>
            <w:r w:rsidR="00AB29F1">
              <w:rPr>
                <w:rFonts w:eastAsia="Times New Roman" w:cs="Times New Roman"/>
                <w:b/>
                <w:bCs/>
                <w:color w:val="000000"/>
                <w:lang w:eastAsia="ja-JP"/>
              </w:rPr>
              <w:t>relative to the null model for deviance in the working memory task</w:t>
            </w:r>
          </w:p>
        </w:tc>
      </w:tr>
      <w:tr w:rsidR="00666C23" w:rsidRPr="00D065DC" w14:paraId="508BBDE7" w14:textId="77777777" w:rsidTr="00613B52">
        <w:trPr>
          <w:trHeight w:val="270"/>
        </w:trPr>
        <w:tc>
          <w:tcPr>
            <w:tcW w:w="4089" w:type="dxa"/>
            <w:tcBorders>
              <w:top w:val="nil"/>
              <w:left w:val="nil"/>
              <w:bottom w:val="single" w:sz="8" w:space="0" w:color="auto"/>
              <w:right w:val="nil"/>
            </w:tcBorders>
            <w:shd w:val="clear" w:color="auto" w:fill="auto"/>
            <w:noWrap/>
            <w:vAlign w:val="bottom"/>
            <w:hideMark/>
          </w:tcPr>
          <w:p w14:paraId="1BFDC39E" w14:textId="77777777" w:rsidR="00666C23" w:rsidRPr="00D065DC" w:rsidRDefault="00666C23" w:rsidP="00E922A2">
            <w:pPr>
              <w:spacing w:after="0" w:line="360" w:lineRule="auto"/>
              <w:rPr>
                <w:rFonts w:eastAsia="Times New Roman" w:cs="Times New Roman"/>
                <w:b/>
                <w:bCs/>
                <w:color w:val="000000"/>
              </w:rPr>
            </w:pPr>
            <w:r w:rsidRPr="00D065DC">
              <w:rPr>
                <w:rFonts w:eastAsia="Times New Roman" w:cs="Times New Roman"/>
                <w:b/>
                <w:bCs/>
                <w:color w:val="000000"/>
              </w:rPr>
              <w:t>Models</w:t>
            </w:r>
          </w:p>
        </w:tc>
        <w:tc>
          <w:tcPr>
            <w:tcW w:w="1818" w:type="dxa"/>
            <w:tcBorders>
              <w:top w:val="single" w:sz="8" w:space="0" w:color="auto"/>
              <w:left w:val="nil"/>
              <w:bottom w:val="single" w:sz="8" w:space="0" w:color="auto"/>
              <w:right w:val="nil"/>
            </w:tcBorders>
            <w:shd w:val="clear" w:color="auto" w:fill="auto"/>
            <w:noWrap/>
            <w:vAlign w:val="bottom"/>
            <w:hideMark/>
          </w:tcPr>
          <w:p w14:paraId="71464176" w14:textId="77777777" w:rsidR="00666C23" w:rsidRPr="00D065DC" w:rsidRDefault="00666C23"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3276" w:type="dxa"/>
            <w:gridSpan w:val="2"/>
            <w:tcBorders>
              <w:top w:val="single" w:sz="8" w:space="0" w:color="auto"/>
              <w:left w:val="nil"/>
              <w:bottom w:val="single" w:sz="8" w:space="0" w:color="auto"/>
              <w:right w:val="nil"/>
            </w:tcBorders>
            <w:shd w:val="clear" w:color="auto" w:fill="auto"/>
            <w:noWrap/>
            <w:vAlign w:val="bottom"/>
            <w:hideMark/>
          </w:tcPr>
          <w:p w14:paraId="2F4A4D7F" w14:textId="77777777" w:rsidR="00666C23" w:rsidRPr="00D065DC" w:rsidRDefault="00666C23"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10</w:t>
            </w:r>
          </w:p>
        </w:tc>
      </w:tr>
      <w:tr w:rsidR="00666C23" w:rsidRPr="00D065DC" w14:paraId="3893DEC0" w14:textId="77777777" w:rsidTr="00613B52">
        <w:trPr>
          <w:trHeight w:val="215"/>
        </w:trPr>
        <w:tc>
          <w:tcPr>
            <w:tcW w:w="4089" w:type="dxa"/>
            <w:tcBorders>
              <w:top w:val="nil"/>
              <w:left w:val="nil"/>
              <w:bottom w:val="nil"/>
              <w:right w:val="nil"/>
            </w:tcBorders>
            <w:shd w:val="clear" w:color="auto" w:fill="auto"/>
            <w:noWrap/>
            <w:vAlign w:val="bottom"/>
            <w:hideMark/>
          </w:tcPr>
          <w:p w14:paraId="1C012CAC" w14:textId="77777777" w:rsidR="00666C23" w:rsidRPr="00D065DC" w:rsidRDefault="00666C23" w:rsidP="00E922A2">
            <w:pPr>
              <w:spacing w:after="0" w:line="360" w:lineRule="auto"/>
              <w:rPr>
                <w:rFonts w:eastAsia="Times New Roman" w:cs="Times New Roman"/>
                <w:color w:val="000000"/>
              </w:rPr>
            </w:pPr>
          </w:p>
        </w:tc>
        <w:tc>
          <w:tcPr>
            <w:tcW w:w="1818" w:type="dxa"/>
            <w:tcBorders>
              <w:top w:val="single" w:sz="8" w:space="0" w:color="auto"/>
              <w:left w:val="nil"/>
              <w:bottom w:val="nil"/>
              <w:right w:val="nil"/>
            </w:tcBorders>
            <w:shd w:val="clear" w:color="auto" w:fill="auto"/>
            <w:noWrap/>
            <w:vAlign w:val="bottom"/>
            <w:hideMark/>
          </w:tcPr>
          <w:p w14:paraId="741B8F95" w14:textId="77777777" w:rsidR="00666C23" w:rsidRPr="00D065DC" w:rsidRDefault="00666C23" w:rsidP="00E922A2">
            <w:pPr>
              <w:spacing w:after="0" w:line="360" w:lineRule="auto"/>
              <w:rPr>
                <w:rFonts w:eastAsia="Times New Roman" w:cs="Times New Roman"/>
                <w:color w:val="000000"/>
              </w:rPr>
            </w:pPr>
          </w:p>
        </w:tc>
        <w:tc>
          <w:tcPr>
            <w:tcW w:w="1609" w:type="dxa"/>
            <w:tcBorders>
              <w:top w:val="nil"/>
              <w:left w:val="nil"/>
              <w:bottom w:val="nil"/>
              <w:right w:val="nil"/>
            </w:tcBorders>
            <w:shd w:val="clear" w:color="auto" w:fill="auto"/>
            <w:noWrap/>
            <w:vAlign w:val="bottom"/>
            <w:hideMark/>
          </w:tcPr>
          <w:p w14:paraId="606043CF" w14:textId="0AEE4837" w:rsidR="00666C23"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1</w:t>
            </w:r>
          </w:p>
        </w:tc>
        <w:tc>
          <w:tcPr>
            <w:tcW w:w="1667" w:type="dxa"/>
            <w:tcBorders>
              <w:top w:val="nil"/>
              <w:left w:val="nil"/>
              <w:bottom w:val="nil"/>
              <w:right w:val="nil"/>
            </w:tcBorders>
            <w:shd w:val="clear" w:color="auto" w:fill="auto"/>
            <w:noWrap/>
            <w:vAlign w:val="bottom"/>
            <w:hideMark/>
          </w:tcPr>
          <w:p w14:paraId="68163FA0" w14:textId="6C30E7E7" w:rsidR="00666C23"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2</w:t>
            </w:r>
          </w:p>
        </w:tc>
      </w:tr>
      <w:tr w:rsidR="00666C23" w:rsidRPr="00D065DC" w14:paraId="0188C84A" w14:textId="77777777" w:rsidTr="00613B52">
        <w:trPr>
          <w:trHeight w:val="226"/>
        </w:trPr>
        <w:tc>
          <w:tcPr>
            <w:tcW w:w="5907" w:type="dxa"/>
            <w:gridSpan w:val="2"/>
            <w:tcBorders>
              <w:top w:val="nil"/>
              <w:left w:val="nil"/>
              <w:bottom w:val="nil"/>
              <w:right w:val="nil"/>
            </w:tcBorders>
            <w:shd w:val="clear" w:color="auto" w:fill="auto"/>
            <w:noWrap/>
            <w:vAlign w:val="bottom"/>
            <w:hideMark/>
          </w:tcPr>
          <w:p w14:paraId="1BD54EBC" w14:textId="77777777" w:rsidR="00666C23" w:rsidRPr="00D065DC" w:rsidRDefault="00666C23"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1609" w:type="dxa"/>
            <w:tcBorders>
              <w:top w:val="nil"/>
              <w:left w:val="nil"/>
              <w:bottom w:val="nil"/>
              <w:right w:val="nil"/>
            </w:tcBorders>
            <w:shd w:val="clear" w:color="auto" w:fill="auto"/>
            <w:vAlign w:val="center"/>
            <w:hideMark/>
          </w:tcPr>
          <w:p w14:paraId="613A33BF" w14:textId="12181189" w:rsidR="00666C23" w:rsidRPr="00D065DC" w:rsidRDefault="00666C23" w:rsidP="00E922A2">
            <w:pPr>
              <w:spacing w:after="0" w:line="360" w:lineRule="auto"/>
              <w:jc w:val="center"/>
              <w:rPr>
                <w:rFonts w:eastAsia="Times New Roman" w:cs="Times New Roman"/>
                <w:color w:val="000000"/>
              </w:rPr>
            </w:pPr>
            <w:r>
              <w:rPr>
                <w:rFonts w:eastAsia="Times New Roman" w:cs="Times New Roman"/>
                <w:color w:val="000000"/>
              </w:rPr>
              <w:t>24875.5</w:t>
            </w:r>
          </w:p>
        </w:tc>
        <w:tc>
          <w:tcPr>
            <w:tcW w:w="1667" w:type="dxa"/>
            <w:tcBorders>
              <w:top w:val="nil"/>
              <w:left w:val="nil"/>
              <w:bottom w:val="nil"/>
              <w:right w:val="nil"/>
            </w:tcBorders>
            <w:shd w:val="clear" w:color="auto" w:fill="auto"/>
            <w:vAlign w:val="center"/>
            <w:hideMark/>
          </w:tcPr>
          <w:p w14:paraId="10E02219" w14:textId="77777777" w:rsidR="00666C23" w:rsidRPr="00D065DC" w:rsidRDefault="00666C23" w:rsidP="00E922A2">
            <w:pPr>
              <w:spacing w:after="0" w:line="360" w:lineRule="auto"/>
              <w:jc w:val="center"/>
              <w:rPr>
                <w:rFonts w:eastAsia="Times New Roman" w:cs="Times New Roman"/>
                <w:color w:val="000000"/>
              </w:rPr>
            </w:pPr>
            <w:r w:rsidRPr="00D065DC">
              <w:rPr>
                <w:rFonts w:eastAsia="Times New Roman" w:cs="Times New Roman"/>
                <w:color w:val="000000"/>
              </w:rPr>
              <w:t>5.5e +12</w:t>
            </w:r>
          </w:p>
        </w:tc>
      </w:tr>
      <w:tr w:rsidR="00666C23" w:rsidRPr="00D065DC" w14:paraId="349B907F" w14:textId="77777777" w:rsidTr="00613B52">
        <w:trPr>
          <w:trHeight w:val="237"/>
        </w:trPr>
        <w:tc>
          <w:tcPr>
            <w:tcW w:w="5907" w:type="dxa"/>
            <w:gridSpan w:val="2"/>
            <w:tcBorders>
              <w:top w:val="nil"/>
              <w:left w:val="nil"/>
              <w:bottom w:val="nil"/>
              <w:right w:val="nil"/>
            </w:tcBorders>
            <w:shd w:val="clear" w:color="auto" w:fill="auto"/>
            <w:noWrap/>
            <w:vAlign w:val="bottom"/>
            <w:hideMark/>
          </w:tcPr>
          <w:p w14:paraId="777882FD" w14:textId="77777777" w:rsidR="00666C23" w:rsidRPr="00D065DC" w:rsidRDefault="00666C23" w:rsidP="00E922A2">
            <w:pPr>
              <w:spacing w:after="0" w:line="360" w:lineRule="auto"/>
              <w:rPr>
                <w:rFonts w:eastAsia="Times New Roman" w:cs="Times New Roman"/>
                <w:color w:val="000000"/>
              </w:rPr>
            </w:pPr>
            <w:r w:rsidRPr="00D065DC">
              <w:rPr>
                <w:rFonts w:eastAsia="Times New Roman" w:cs="Times New Roman"/>
                <w:color w:val="000000"/>
              </w:rPr>
              <w:t>Condition+ Set size+ Condition* Set size</w:t>
            </w:r>
          </w:p>
        </w:tc>
        <w:tc>
          <w:tcPr>
            <w:tcW w:w="1609" w:type="dxa"/>
            <w:tcBorders>
              <w:top w:val="nil"/>
              <w:left w:val="nil"/>
              <w:bottom w:val="nil"/>
              <w:right w:val="nil"/>
            </w:tcBorders>
            <w:shd w:val="clear" w:color="auto" w:fill="auto"/>
            <w:vAlign w:val="center"/>
            <w:hideMark/>
          </w:tcPr>
          <w:p w14:paraId="65462862" w14:textId="4F365839" w:rsidR="00666C23" w:rsidRPr="00D065DC" w:rsidRDefault="00666C23" w:rsidP="00E922A2">
            <w:pPr>
              <w:spacing w:after="0" w:line="360" w:lineRule="auto"/>
              <w:jc w:val="center"/>
              <w:rPr>
                <w:rFonts w:eastAsia="Times New Roman" w:cs="Times New Roman"/>
                <w:color w:val="000000"/>
              </w:rPr>
            </w:pPr>
            <w:r>
              <w:rPr>
                <w:rFonts w:eastAsia="Times New Roman" w:cs="Times New Roman"/>
                <w:color w:val="000000"/>
              </w:rPr>
              <w:t>8023.0</w:t>
            </w:r>
          </w:p>
        </w:tc>
        <w:tc>
          <w:tcPr>
            <w:tcW w:w="1667" w:type="dxa"/>
            <w:tcBorders>
              <w:top w:val="nil"/>
              <w:left w:val="nil"/>
              <w:bottom w:val="nil"/>
              <w:right w:val="nil"/>
            </w:tcBorders>
            <w:shd w:val="clear" w:color="auto" w:fill="auto"/>
            <w:vAlign w:val="center"/>
            <w:hideMark/>
          </w:tcPr>
          <w:p w14:paraId="4F882260" w14:textId="77777777" w:rsidR="00666C23" w:rsidRPr="00D065DC" w:rsidRDefault="00666C23" w:rsidP="00E922A2">
            <w:pPr>
              <w:spacing w:after="0" w:line="360" w:lineRule="auto"/>
              <w:jc w:val="center"/>
              <w:rPr>
                <w:rFonts w:eastAsia="Times New Roman" w:cs="Times New Roman"/>
                <w:color w:val="000000"/>
              </w:rPr>
            </w:pPr>
            <w:r w:rsidRPr="00D065DC">
              <w:rPr>
                <w:rFonts w:eastAsia="Times New Roman" w:cs="Times New Roman"/>
                <w:color w:val="000000"/>
              </w:rPr>
              <w:t>2.</w:t>
            </w:r>
            <w:r>
              <w:rPr>
                <w:rFonts w:eastAsia="Times New Roman" w:cs="Times New Roman"/>
                <w:color w:val="000000"/>
              </w:rPr>
              <w:t>7</w:t>
            </w:r>
            <w:r w:rsidRPr="00D065DC">
              <w:rPr>
                <w:rFonts w:eastAsia="Times New Roman" w:cs="Times New Roman"/>
                <w:color w:val="000000"/>
              </w:rPr>
              <w:t>e +12</w:t>
            </w:r>
          </w:p>
        </w:tc>
      </w:tr>
      <w:tr w:rsidR="00666C23" w:rsidRPr="00D065DC" w14:paraId="61382779" w14:textId="77777777" w:rsidTr="00613B52">
        <w:trPr>
          <w:trHeight w:val="215"/>
        </w:trPr>
        <w:tc>
          <w:tcPr>
            <w:tcW w:w="5907" w:type="dxa"/>
            <w:gridSpan w:val="2"/>
            <w:tcBorders>
              <w:top w:val="nil"/>
              <w:left w:val="nil"/>
              <w:right w:val="nil"/>
            </w:tcBorders>
            <w:shd w:val="clear" w:color="auto" w:fill="auto"/>
            <w:noWrap/>
            <w:vAlign w:val="bottom"/>
            <w:hideMark/>
          </w:tcPr>
          <w:p w14:paraId="4F0326E3" w14:textId="77777777" w:rsidR="00666C23" w:rsidRPr="00D065DC" w:rsidRDefault="00666C23"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1609" w:type="dxa"/>
            <w:tcBorders>
              <w:top w:val="nil"/>
              <w:left w:val="nil"/>
              <w:right w:val="nil"/>
            </w:tcBorders>
            <w:shd w:val="clear" w:color="auto" w:fill="auto"/>
            <w:vAlign w:val="center"/>
            <w:hideMark/>
          </w:tcPr>
          <w:p w14:paraId="46F7A8A2" w14:textId="1EA8FDA7" w:rsidR="00666C23" w:rsidRPr="00D065DC" w:rsidRDefault="00666C23" w:rsidP="00E922A2">
            <w:pPr>
              <w:spacing w:after="0" w:line="360" w:lineRule="auto"/>
              <w:jc w:val="center"/>
              <w:rPr>
                <w:rFonts w:eastAsia="Times New Roman" w:cs="Times New Roman"/>
                <w:color w:val="000000"/>
              </w:rPr>
            </w:pPr>
            <w:r>
              <w:rPr>
                <w:rFonts w:eastAsia="Times New Roman" w:cs="Times New Roman"/>
                <w:color w:val="000000"/>
              </w:rPr>
              <w:t>48.3</w:t>
            </w:r>
          </w:p>
        </w:tc>
        <w:tc>
          <w:tcPr>
            <w:tcW w:w="1667" w:type="dxa"/>
            <w:tcBorders>
              <w:top w:val="nil"/>
              <w:left w:val="nil"/>
              <w:right w:val="nil"/>
            </w:tcBorders>
            <w:shd w:val="clear" w:color="auto" w:fill="auto"/>
            <w:vAlign w:val="center"/>
            <w:hideMark/>
          </w:tcPr>
          <w:p w14:paraId="260D2459" w14:textId="77777777" w:rsidR="00666C23" w:rsidRPr="00D065DC" w:rsidRDefault="00666C23" w:rsidP="00E922A2">
            <w:pPr>
              <w:spacing w:after="0" w:line="360" w:lineRule="auto"/>
              <w:jc w:val="center"/>
              <w:rPr>
                <w:rFonts w:eastAsia="Times New Roman" w:cs="Times New Roman"/>
                <w:color w:val="000000"/>
              </w:rPr>
            </w:pPr>
            <w:r w:rsidRPr="00D065DC">
              <w:rPr>
                <w:rFonts w:eastAsia="Times New Roman" w:cs="Times New Roman"/>
                <w:color w:val="000000"/>
              </w:rPr>
              <w:t>5.8e +9</w:t>
            </w:r>
          </w:p>
        </w:tc>
      </w:tr>
      <w:tr w:rsidR="00666C23" w:rsidRPr="00D065DC" w14:paraId="738F745E" w14:textId="77777777" w:rsidTr="00613B52">
        <w:trPr>
          <w:trHeight w:val="215"/>
        </w:trPr>
        <w:tc>
          <w:tcPr>
            <w:tcW w:w="5907" w:type="dxa"/>
            <w:gridSpan w:val="2"/>
            <w:tcBorders>
              <w:top w:val="nil"/>
              <w:left w:val="nil"/>
              <w:bottom w:val="single" w:sz="4" w:space="0" w:color="auto"/>
              <w:right w:val="nil"/>
            </w:tcBorders>
            <w:shd w:val="clear" w:color="auto" w:fill="auto"/>
            <w:noWrap/>
            <w:vAlign w:val="bottom"/>
            <w:hideMark/>
          </w:tcPr>
          <w:p w14:paraId="424F2F30" w14:textId="77777777" w:rsidR="00666C23" w:rsidRPr="00D065DC" w:rsidRDefault="00666C23"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1609" w:type="dxa"/>
            <w:tcBorders>
              <w:top w:val="nil"/>
              <w:left w:val="nil"/>
              <w:bottom w:val="single" w:sz="4" w:space="0" w:color="auto"/>
              <w:right w:val="nil"/>
            </w:tcBorders>
            <w:shd w:val="clear" w:color="auto" w:fill="auto"/>
            <w:vAlign w:val="center"/>
            <w:hideMark/>
          </w:tcPr>
          <w:p w14:paraId="72D2234B" w14:textId="61B95A37" w:rsidR="00666C23"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263.2</w:t>
            </w:r>
          </w:p>
        </w:tc>
        <w:tc>
          <w:tcPr>
            <w:tcW w:w="1667" w:type="dxa"/>
            <w:tcBorders>
              <w:top w:val="nil"/>
              <w:left w:val="nil"/>
              <w:bottom w:val="single" w:sz="4" w:space="0" w:color="auto"/>
              <w:right w:val="nil"/>
            </w:tcBorders>
            <w:shd w:val="clear" w:color="auto" w:fill="auto"/>
            <w:vAlign w:val="center"/>
            <w:hideMark/>
          </w:tcPr>
          <w:p w14:paraId="02A0F2CE" w14:textId="77777777" w:rsidR="00666C23" w:rsidRPr="00D065DC" w:rsidRDefault="00666C23" w:rsidP="00E922A2">
            <w:pPr>
              <w:spacing w:after="0" w:line="360" w:lineRule="auto"/>
              <w:jc w:val="center"/>
              <w:rPr>
                <w:rFonts w:eastAsia="Times New Roman" w:cs="Times New Roman"/>
                <w:color w:val="000000"/>
              </w:rPr>
            </w:pPr>
            <w:r w:rsidRPr="00D065DC">
              <w:rPr>
                <w:rFonts w:eastAsia="Times New Roman" w:cs="Times New Roman"/>
                <w:color w:val="000000"/>
              </w:rPr>
              <w:t>346.2</w:t>
            </w:r>
          </w:p>
        </w:tc>
      </w:tr>
    </w:tbl>
    <w:p w14:paraId="5CC724CC" w14:textId="44F8333F" w:rsidR="00666C23" w:rsidRDefault="00666C23" w:rsidP="00E922A2">
      <w:pPr>
        <w:spacing w:line="240" w:lineRule="auto"/>
        <w:jc w:val="both"/>
        <w:rPr>
          <w:rFonts w:cs="Arial"/>
          <w:lang w:eastAsia="ja-JP"/>
        </w:rPr>
      </w:pPr>
    </w:p>
    <w:p w14:paraId="00D2CF42" w14:textId="3905A654" w:rsidR="00666C23" w:rsidRDefault="00666C23" w:rsidP="00E922A2">
      <w:pPr>
        <w:spacing w:line="240" w:lineRule="auto"/>
        <w:jc w:val="both"/>
        <w:rPr>
          <w:rFonts w:cs="Arial"/>
          <w:lang w:eastAsia="ja-JP"/>
        </w:rPr>
      </w:pPr>
    </w:p>
    <w:tbl>
      <w:tblPr>
        <w:tblW w:w="9292" w:type="dxa"/>
        <w:tblLook w:val="04A0" w:firstRow="1" w:lastRow="0" w:firstColumn="1" w:lastColumn="0" w:noHBand="0" w:noVBand="1"/>
      </w:tblPr>
      <w:tblGrid>
        <w:gridCol w:w="1800"/>
        <w:gridCol w:w="560"/>
        <w:gridCol w:w="1733"/>
        <w:gridCol w:w="1733"/>
        <w:gridCol w:w="1733"/>
        <w:gridCol w:w="1733"/>
      </w:tblGrid>
      <w:tr w:rsidR="00AB29F1" w:rsidRPr="00D065DC" w14:paraId="0ABC5B21" w14:textId="77777777" w:rsidTr="00576930">
        <w:trPr>
          <w:trHeight w:val="612"/>
        </w:trPr>
        <w:tc>
          <w:tcPr>
            <w:tcW w:w="0" w:type="auto"/>
            <w:gridSpan w:val="6"/>
            <w:tcBorders>
              <w:top w:val="nil"/>
              <w:left w:val="nil"/>
              <w:bottom w:val="single" w:sz="8" w:space="0" w:color="auto"/>
              <w:right w:val="nil"/>
            </w:tcBorders>
            <w:shd w:val="clear" w:color="auto" w:fill="auto"/>
            <w:vAlign w:val="center"/>
            <w:hideMark/>
          </w:tcPr>
          <w:p w14:paraId="7AAE45E5" w14:textId="6E12D1C6" w:rsidR="00AB29F1" w:rsidRPr="00D065DC" w:rsidRDefault="00AB29F1" w:rsidP="00E922A2">
            <w:pPr>
              <w:spacing w:after="0" w:line="240" w:lineRule="auto"/>
              <w:jc w:val="both"/>
              <w:rPr>
                <w:rFonts w:eastAsia="Times New Roman" w:cs="Times New Roman"/>
                <w:b/>
                <w:bCs/>
                <w:color w:val="000000"/>
              </w:rPr>
            </w:pPr>
            <w:r>
              <w:rPr>
                <w:rFonts w:eastAsia="Times New Roman" w:cs="Times New Roman"/>
                <w:b/>
                <w:bCs/>
                <w:color w:val="000000"/>
                <w:lang w:eastAsia="ja-JP"/>
              </w:rPr>
              <w:t>Table 2. Effects analysis for</w:t>
            </w:r>
            <w:r w:rsidRPr="00D065DC">
              <w:rPr>
                <w:rFonts w:eastAsia="Times New Roman" w:cs="Times New Roman"/>
                <w:b/>
                <w:bCs/>
                <w:color w:val="000000"/>
                <w:lang w:eastAsia="ja-JP"/>
              </w:rPr>
              <w:t xml:space="preserve"> </w:t>
            </w:r>
            <w:r>
              <w:rPr>
                <w:rFonts w:eastAsia="Times New Roman" w:cs="Times New Roman"/>
                <w:b/>
                <w:bCs/>
                <w:color w:val="000000"/>
                <w:lang w:eastAsia="ja-JP"/>
              </w:rPr>
              <w:t>deviance</w:t>
            </w:r>
            <w:r w:rsidRPr="00D065DC">
              <w:rPr>
                <w:rFonts w:eastAsia="Times New Roman" w:cs="Times New Roman"/>
                <w:b/>
                <w:bCs/>
                <w:color w:val="000000"/>
                <w:lang w:eastAsia="ja-JP"/>
              </w:rPr>
              <w:t xml:space="preserve"> </w:t>
            </w:r>
            <w:r>
              <w:rPr>
                <w:rFonts w:eastAsia="Times New Roman" w:cs="Times New Roman"/>
                <w:b/>
                <w:bCs/>
                <w:color w:val="000000"/>
              </w:rPr>
              <w:t>in the working memory task</w:t>
            </w:r>
          </w:p>
        </w:tc>
      </w:tr>
      <w:tr w:rsidR="00782AEB" w:rsidRPr="00D065DC" w14:paraId="26BD40FA" w14:textId="77777777" w:rsidTr="00C0416E">
        <w:trPr>
          <w:trHeight w:val="355"/>
        </w:trPr>
        <w:tc>
          <w:tcPr>
            <w:tcW w:w="0" w:type="auto"/>
            <w:tcBorders>
              <w:top w:val="nil"/>
              <w:left w:val="nil"/>
              <w:bottom w:val="single" w:sz="8" w:space="0" w:color="auto"/>
              <w:right w:val="nil"/>
            </w:tcBorders>
            <w:shd w:val="clear" w:color="auto" w:fill="auto"/>
            <w:noWrap/>
            <w:vAlign w:val="bottom"/>
            <w:hideMark/>
          </w:tcPr>
          <w:p w14:paraId="7700BB0E" w14:textId="77777777" w:rsidR="00782AEB" w:rsidRPr="00D065DC" w:rsidRDefault="00782AEB" w:rsidP="00E922A2">
            <w:pPr>
              <w:spacing w:after="0" w:line="360" w:lineRule="auto"/>
              <w:rPr>
                <w:rFonts w:eastAsia="Times New Roman" w:cs="Times New Roman"/>
                <w:b/>
                <w:bCs/>
                <w:color w:val="000000"/>
              </w:rPr>
            </w:pPr>
            <w:r w:rsidRPr="00D065DC">
              <w:rPr>
                <w:rFonts w:eastAsia="Times New Roman" w:cs="Times New Roman"/>
                <w:b/>
                <w:bCs/>
                <w:color w:val="000000"/>
              </w:rPr>
              <w:t>Effects</w:t>
            </w:r>
          </w:p>
        </w:tc>
        <w:tc>
          <w:tcPr>
            <w:tcW w:w="0" w:type="auto"/>
            <w:tcBorders>
              <w:top w:val="single" w:sz="8" w:space="0" w:color="auto"/>
              <w:left w:val="nil"/>
              <w:bottom w:val="single" w:sz="8" w:space="0" w:color="auto"/>
              <w:right w:val="nil"/>
            </w:tcBorders>
            <w:shd w:val="clear" w:color="auto" w:fill="auto"/>
            <w:noWrap/>
            <w:vAlign w:val="bottom"/>
            <w:hideMark/>
          </w:tcPr>
          <w:p w14:paraId="7214FF85" w14:textId="77777777" w:rsidR="00782AEB" w:rsidRPr="00D065DC" w:rsidRDefault="00782AEB"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2A9B7FD6" w14:textId="77777777" w:rsidR="00782AEB" w:rsidRPr="00D065DC" w:rsidRDefault="00782AEB"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inclusion</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2A840B96" w14:textId="77777777" w:rsidR="00782AEB" w:rsidRPr="00D065DC" w:rsidRDefault="00782AEB" w:rsidP="00E922A2">
            <w:pPr>
              <w:spacing w:after="0" w:line="360" w:lineRule="auto"/>
              <w:jc w:val="center"/>
              <w:rPr>
                <w:rFonts w:eastAsia="Times New Roman" w:cs="Times New Roman"/>
                <w:b/>
                <w:bCs/>
                <w:color w:val="000000"/>
              </w:rPr>
            </w:pPr>
            <w:r w:rsidRPr="00D065DC">
              <w:rPr>
                <w:rFonts w:eastAsia="Times New Roman" w:cs="Times New Roman"/>
                <w:b/>
                <w:bCs/>
                <w:color w:val="000000"/>
              </w:rPr>
              <w:t>P</w:t>
            </w:r>
            <w:r w:rsidRPr="00D065DC">
              <w:rPr>
                <w:rFonts w:eastAsia="Times New Roman" w:cs="Times New Roman"/>
                <w:b/>
                <w:bCs/>
                <w:color w:val="000000"/>
                <w:vertAlign w:val="subscript"/>
              </w:rPr>
              <w:t>value</w:t>
            </w:r>
          </w:p>
        </w:tc>
      </w:tr>
      <w:tr w:rsidR="00782AEB" w:rsidRPr="00D065DC" w14:paraId="65AEC037" w14:textId="77777777" w:rsidTr="00C0416E">
        <w:trPr>
          <w:trHeight w:val="284"/>
        </w:trPr>
        <w:tc>
          <w:tcPr>
            <w:tcW w:w="0" w:type="auto"/>
            <w:tcBorders>
              <w:top w:val="nil"/>
              <w:left w:val="nil"/>
              <w:bottom w:val="nil"/>
              <w:right w:val="nil"/>
            </w:tcBorders>
            <w:shd w:val="clear" w:color="auto" w:fill="auto"/>
            <w:noWrap/>
            <w:vAlign w:val="bottom"/>
            <w:hideMark/>
          </w:tcPr>
          <w:p w14:paraId="4572753C"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 </w:t>
            </w:r>
          </w:p>
        </w:tc>
        <w:tc>
          <w:tcPr>
            <w:tcW w:w="0" w:type="auto"/>
            <w:tcBorders>
              <w:top w:val="single" w:sz="8" w:space="0" w:color="auto"/>
              <w:left w:val="nil"/>
              <w:bottom w:val="nil"/>
              <w:right w:val="nil"/>
            </w:tcBorders>
            <w:shd w:val="clear" w:color="auto" w:fill="auto"/>
            <w:noWrap/>
            <w:vAlign w:val="bottom"/>
            <w:hideMark/>
          </w:tcPr>
          <w:p w14:paraId="53086466"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 </w:t>
            </w:r>
          </w:p>
        </w:tc>
        <w:tc>
          <w:tcPr>
            <w:tcW w:w="0" w:type="auto"/>
            <w:tcBorders>
              <w:top w:val="nil"/>
              <w:left w:val="nil"/>
              <w:bottom w:val="nil"/>
              <w:right w:val="nil"/>
            </w:tcBorders>
            <w:shd w:val="clear" w:color="auto" w:fill="auto"/>
            <w:noWrap/>
            <w:vAlign w:val="bottom"/>
            <w:hideMark/>
          </w:tcPr>
          <w:p w14:paraId="04008296" w14:textId="49465B79" w:rsidR="00782AEB"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229E6CB1" w14:textId="1D9AF48D" w:rsidR="00782AEB"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2</w:t>
            </w:r>
          </w:p>
        </w:tc>
        <w:tc>
          <w:tcPr>
            <w:tcW w:w="0" w:type="auto"/>
            <w:tcBorders>
              <w:top w:val="nil"/>
              <w:left w:val="nil"/>
              <w:bottom w:val="nil"/>
              <w:right w:val="nil"/>
            </w:tcBorders>
            <w:shd w:val="clear" w:color="auto" w:fill="auto"/>
            <w:noWrap/>
            <w:vAlign w:val="bottom"/>
            <w:hideMark/>
          </w:tcPr>
          <w:p w14:paraId="32BC7E9F" w14:textId="259E42A3" w:rsidR="00782AEB"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045255B5" w14:textId="238FC177" w:rsidR="00782AEB"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2</w:t>
            </w:r>
          </w:p>
        </w:tc>
      </w:tr>
      <w:tr w:rsidR="00782AEB" w:rsidRPr="00D065DC" w14:paraId="233DFAED" w14:textId="77777777" w:rsidTr="00C0416E">
        <w:trPr>
          <w:trHeight w:val="284"/>
        </w:trPr>
        <w:tc>
          <w:tcPr>
            <w:tcW w:w="0" w:type="auto"/>
            <w:gridSpan w:val="2"/>
            <w:tcBorders>
              <w:top w:val="nil"/>
              <w:left w:val="nil"/>
              <w:bottom w:val="nil"/>
              <w:right w:val="nil"/>
            </w:tcBorders>
            <w:shd w:val="clear" w:color="auto" w:fill="auto"/>
            <w:noWrap/>
            <w:vAlign w:val="bottom"/>
            <w:hideMark/>
          </w:tcPr>
          <w:p w14:paraId="7C10F869"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0" w:type="auto"/>
            <w:tcBorders>
              <w:top w:val="nil"/>
              <w:left w:val="nil"/>
              <w:bottom w:val="nil"/>
              <w:right w:val="nil"/>
            </w:tcBorders>
            <w:shd w:val="clear" w:color="auto" w:fill="auto"/>
            <w:vAlign w:val="center"/>
            <w:hideMark/>
          </w:tcPr>
          <w:p w14:paraId="3216CCB5" w14:textId="72A5BAD7"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448.2</w:t>
            </w:r>
          </w:p>
        </w:tc>
        <w:tc>
          <w:tcPr>
            <w:tcW w:w="0" w:type="auto"/>
            <w:tcBorders>
              <w:top w:val="nil"/>
              <w:left w:val="nil"/>
              <w:bottom w:val="nil"/>
              <w:right w:val="nil"/>
            </w:tcBorders>
            <w:shd w:val="clear" w:color="auto" w:fill="auto"/>
            <w:vAlign w:val="center"/>
            <w:hideMark/>
          </w:tcPr>
          <w:p w14:paraId="2FB7F945"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939.4</w:t>
            </w:r>
          </w:p>
        </w:tc>
        <w:tc>
          <w:tcPr>
            <w:tcW w:w="0" w:type="auto"/>
            <w:tcBorders>
              <w:top w:val="nil"/>
              <w:left w:val="nil"/>
              <w:bottom w:val="nil"/>
              <w:right w:val="nil"/>
            </w:tcBorders>
            <w:shd w:val="clear" w:color="auto" w:fill="auto"/>
            <w:noWrap/>
            <w:vAlign w:val="bottom"/>
            <w:hideMark/>
          </w:tcPr>
          <w:p w14:paraId="3FE2AAC7"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0.003</w:t>
            </w:r>
          </w:p>
        </w:tc>
        <w:tc>
          <w:tcPr>
            <w:tcW w:w="0" w:type="auto"/>
            <w:tcBorders>
              <w:top w:val="nil"/>
              <w:left w:val="nil"/>
              <w:bottom w:val="nil"/>
              <w:right w:val="nil"/>
            </w:tcBorders>
            <w:shd w:val="clear" w:color="auto" w:fill="auto"/>
            <w:noWrap/>
            <w:vAlign w:val="bottom"/>
            <w:hideMark/>
          </w:tcPr>
          <w:p w14:paraId="75BE5E8B" w14:textId="77777777"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7.4e-6</w:t>
            </w:r>
          </w:p>
        </w:tc>
      </w:tr>
      <w:tr w:rsidR="00782AEB" w:rsidRPr="00D065DC" w14:paraId="5D9BBA00" w14:textId="77777777" w:rsidTr="00613B52">
        <w:trPr>
          <w:trHeight w:val="284"/>
        </w:trPr>
        <w:tc>
          <w:tcPr>
            <w:tcW w:w="0" w:type="auto"/>
            <w:gridSpan w:val="2"/>
            <w:tcBorders>
              <w:top w:val="nil"/>
              <w:left w:val="nil"/>
              <w:right w:val="nil"/>
            </w:tcBorders>
            <w:shd w:val="clear" w:color="auto" w:fill="auto"/>
            <w:noWrap/>
            <w:vAlign w:val="bottom"/>
            <w:hideMark/>
          </w:tcPr>
          <w:p w14:paraId="1BD01677"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0" w:type="auto"/>
            <w:tcBorders>
              <w:top w:val="nil"/>
              <w:left w:val="nil"/>
              <w:right w:val="nil"/>
            </w:tcBorders>
            <w:shd w:val="clear" w:color="auto" w:fill="auto"/>
            <w:vAlign w:val="center"/>
            <w:hideMark/>
          </w:tcPr>
          <w:p w14:paraId="18FA87D5" w14:textId="524BE00F"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83.2</w:t>
            </w:r>
          </w:p>
        </w:tc>
        <w:tc>
          <w:tcPr>
            <w:tcW w:w="0" w:type="auto"/>
            <w:tcBorders>
              <w:top w:val="nil"/>
              <w:left w:val="nil"/>
              <w:right w:val="nil"/>
            </w:tcBorders>
            <w:shd w:val="clear" w:color="auto" w:fill="auto"/>
            <w:vAlign w:val="center"/>
            <w:hideMark/>
          </w:tcPr>
          <w:p w14:paraId="5E39BD7C"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1.</w:t>
            </w:r>
            <w:r>
              <w:rPr>
                <w:rFonts w:eastAsia="Times New Roman" w:cs="Times New Roman"/>
                <w:color w:val="000000"/>
              </w:rPr>
              <w:t>6</w:t>
            </w:r>
            <w:r w:rsidRPr="00D065DC">
              <w:rPr>
                <w:rFonts w:eastAsia="Times New Roman" w:cs="Times New Roman"/>
                <w:color w:val="000000"/>
              </w:rPr>
              <w:t>e +10</w:t>
            </w:r>
          </w:p>
        </w:tc>
        <w:tc>
          <w:tcPr>
            <w:tcW w:w="0" w:type="auto"/>
            <w:tcBorders>
              <w:top w:val="nil"/>
              <w:left w:val="nil"/>
              <w:right w:val="nil"/>
            </w:tcBorders>
            <w:shd w:val="clear" w:color="auto" w:fill="auto"/>
            <w:noWrap/>
            <w:vAlign w:val="bottom"/>
            <w:hideMark/>
          </w:tcPr>
          <w:p w14:paraId="68272658" w14:textId="5AFED16D"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0.00</w:t>
            </w:r>
            <w:r>
              <w:rPr>
                <w:rFonts w:eastAsia="Times New Roman" w:cs="Times New Roman"/>
                <w:color w:val="000000"/>
              </w:rPr>
              <w:t>7</w:t>
            </w:r>
          </w:p>
        </w:tc>
        <w:tc>
          <w:tcPr>
            <w:tcW w:w="0" w:type="auto"/>
            <w:tcBorders>
              <w:top w:val="nil"/>
              <w:left w:val="nil"/>
              <w:right w:val="nil"/>
            </w:tcBorders>
            <w:shd w:val="clear" w:color="auto" w:fill="auto"/>
            <w:noWrap/>
            <w:vAlign w:val="bottom"/>
            <w:hideMark/>
          </w:tcPr>
          <w:p w14:paraId="40F6F82D" w14:textId="77777777"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2.8e-6</w:t>
            </w:r>
          </w:p>
        </w:tc>
      </w:tr>
      <w:tr w:rsidR="00782AEB" w:rsidRPr="00D065DC" w14:paraId="13C250E9" w14:textId="77777777" w:rsidTr="00613B52">
        <w:trPr>
          <w:trHeight w:val="313"/>
        </w:trPr>
        <w:tc>
          <w:tcPr>
            <w:tcW w:w="0" w:type="auto"/>
            <w:gridSpan w:val="2"/>
            <w:tcBorders>
              <w:top w:val="nil"/>
              <w:left w:val="nil"/>
              <w:bottom w:val="single" w:sz="4" w:space="0" w:color="auto"/>
              <w:right w:val="nil"/>
            </w:tcBorders>
            <w:shd w:val="clear" w:color="auto" w:fill="auto"/>
            <w:noWrap/>
            <w:vAlign w:val="bottom"/>
            <w:hideMark/>
          </w:tcPr>
          <w:p w14:paraId="3A3B822B" w14:textId="77777777" w:rsidR="00782AEB" w:rsidRPr="00D065DC" w:rsidRDefault="00782AEB"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0" w:type="auto"/>
            <w:tcBorders>
              <w:top w:val="nil"/>
              <w:left w:val="nil"/>
              <w:bottom w:val="single" w:sz="4" w:space="0" w:color="auto"/>
              <w:right w:val="nil"/>
            </w:tcBorders>
            <w:shd w:val="clear" w:color="auto" w:fill="auto"/>
            <w:vAlign w:val="center"/>
            <w:hideMark/>
          </w:tcPr>
          <w:p w14:paraId="17FD823E" w14:textId="6EB24BB1"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1.3</w:t>
            </w:r>
          </w:p>
        </w:tc>
        <w:tc>
          <w:tcPr>
            <w:tcW w:w="0" w:type="auto"/>
            <w:tcBorders>
              <w:top w:val="nil"/>
              <w:left w:val="nil"/>
              <w:bottom w:val="single" w:sz="4" w:space="0" w:color="auto"/>
              <w:right w:val="nil"/>
            </w:tcBorders>
            <w:shd w:val="clear" w:color="auto" w:fill="auto"/>
            <w:vAlign w:val="center"/>
            <w:hideMark/>
          </w:tcPr>
          <w:p w14:paraId="737A3719"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1.9</w:t>
            </w:r>
          </w:p>
        </w:tc>
        <w:tc>
          <w:tcPr>
            <w:tcW w:w="0" w:type="auto"/>
            <w:tcBorders>
              <w:top w:val="nil"/>
              <w:left w:val="nil"/>
              <w:bottom w:val="single" w:sz="4" w:space="0" w:color="auto"/>
              <w:right w:val="nil"/>
            </w:tcBorders>
            <w:shd w:val="clear" w:color="auto" w:fill="auto"/>
            <w:noWrap/>
            <w:vAlign w:val="bottom"/>
            <w:hideMark/>
          </w:tcPr>
          <w:p w14:paraId="32A0AB3A" w14:textId="2B797BAB" w:rsidR="00782AEB" w:rsidRPr="00D065DC" w:rsidRDefault="00782AEB" w:rsidP="00E922A2">
            <w:pPr>
              <w:spacing w:after="0" w:line="360" w:lineRule="auto"/>
              <w:jc w:val="center"/>
              <w:rPr>
                <w:rFonts w:eastAsia="Times New Roman" w:cs="Times New Roman"/>
                <w:color w:val="000000"/>
              </w:rPr>
            </w:pPr>
            <w:r>
              <w:rPr>
                <w:rFonts w:eastAsia="Times New Roman" w:cs="Times New Roman"/>
                <w:color w:val="000000"/>
              </w:rPr>
              <w:t>0.116</w:t>
            </w:r>
          </w:p>
        </w:tc>
        <w:tc>
          <w:tcPr>
            <w:tcW w:w="0" w:type="auto"/>
            <w:tcBorders>
              <w:top w:val="nil"/>
              <w:left w:val="nil"/>
              <w:bottom w:val="single" w:sz="4" w:space="0" w:color="auto"/>
              <w:right w:val="nil"/>
            </w:tcBorders>
            <w:shd w:val="clear" w:color="auto" w:fill="auto"/>
            <w:noWrap/>
            <w:vAlign w:val="bottom"/>
            <w:hideMark/>
          </w:tcPr>
          <w:p w14:paraId="58D58E56" w14:textId="77777777" w:rsidR="00782AEB" w:rsidRPr="00D065DC" w:rsidRDefault="00782AEB" w:rsidP="00E922A2">
            <w:pPr>
              <w:spacing w:after="0" w:line="360" w:lineRule="auto"/>
              <w:jc w:val="center"/>
              <w:rPr>
                <w:rFonts w:eastAsia="Times New Roman" w:cs="Times New Roman"/>
                <w:color w:val="000000"/>
              </w:rPr>
            </w:pPr>
            <w:r w:rsidRPr="00D065DC">
              <w:rPr>
                <w:rFonts w:eastAsia="Times New Roman" w:cs="Times New Roman"/>
                <w:color w:val="000000"/>
              </w:rPr>
              <w:t>0.035</w:t>
            </w:r>
          </w:p>
        </w:tc>
      </w:tr>
    </w:tbl>
    <w:p w14:paraId="02800044" w14:textId="77777777" w:rsidR="00C53E5E" w:rsidRPr="00970564" w:rsidRDefault="00C53E5E" w:rsidP="00E922A2">
      <w:pPr>
        <w:spacing w:line="360" w:lineRule="auto"/>
        <w:jc w:val="both"/>
        <w:rPr>
          <w:rFonts w:cs="Arial"/>
          <w:i/>
          <w:lang w:eastAsia="ja-JP"/>
        </w:rPr>
      </w:pPr>
    </w:p>
    <w:p w14:paraId="6C32DFA6" w14:textId="707EBC18" w:rsidR="002D12E3" w:rsidRPr="0030171C" w:rsidRDefault="002D12E3" w:rsidP="00E922A2">
      <w:pPr>
        <w:pStyle w:val="Subtitle"/>
      </w:pPr>
      <w:r w:rsidRPr="0030171C">
        <w:t>Reaction times</w:t>
      </w:r>
    </w:p>
    <w:p w14:paraId="53996201" w14:textId="3E3BBFAF" w:rsidR="00574DF1" w:rsidRPr="00574DF1" w:rsidRDefault="00814D10" w:rsidP="00E922A2">
      <w:pPr>
        <w:spacing w:line="360" w:lineRule="auto"/>
        <w:jc w:val="both"/>
      </w:pPr>
      <w:r w:rsidRPr="0095451C">
        <w:rPr>
          <w:rFonts w:eastAsia="Calibri" w:cs="Arial"/>
          <w:lang w:eastAsia="ja-JP"/>
        </w:rPr>
        <w:t>Statistical a</w:t>
      </w:r>
      <w:r w:rsidRPr="0095451C">
        <w:rPr>
          <w:rFonts w:eastAsia="Calibri" w:cs="Arial"/>
          <w:noProof/>
          <w:lang w:eastAsia="ja-JP"/>
        </w:rPr>
        <w:t xml:space="preserve">nalyses suggest that </w:t>
      </w:r>
      <w:r w:rsidRPr="0095451C">
        <w:rPr>
          <w:rFonts w:cs="Arial"/>
        </w:rPr>
        <w:t>RTs</w:t>
      </w:r>
      <w:r w:rsidRPr="0095451C">
        <w:rPr>
          <w:rFonts w:eastAsia="Calibri" w:cs="Arial"/>
          <w:noProof/>
          <w:lang w:eastAsia="ja-JP"/>
        </w:rPr>
        <w:t xml:space="preserve"> </w:t>
      </w:r>
      <w:r w:rsidRPr="0095451C">
        <w:rPr>
          <w:rFonts w:eastAsia="Calibri" w:cs="Arial"/>
          <w:lang w:eastAsia="ja-JP"/>
        </w:rPr>
        <w:t xml:space="preserve">varied </w:t>
      </w:r>
      <w:r w:rsidR="007F308A" w:rsidRPr="0095451C">
        <w:rPr>
          <w:rFonts w:eastAsia="Calibri" w:cs="Arial"/>
          <w:lang w:eastAsia="ja-JP"/>
        </w:rPr>
        <w:t xml:space="preserve">as a function of </w:t>
      </w:r>
      <w:r w:rsidRPr="0095451C">
        <w:rPr>
          <w:rFonts w:eastAsia="Calibri" w:cs="Arial"/>
          <w:lang w:eastAsia="ja-JP"/>
        </w:rPr>
        <w:t>demand and task condition; participants were responding faster on trials that presented fewer squares (i.e. lower set size) and in the ignore (versus update) condition</w:t>
      </w:r>
      <w:r w:rsidR="00317A9A">
        <w:rPr>
          <w:rFonts w:eastAsia="Calibri" w:cs="Arial"/>
          <w:lang w:eastAsia="ja-JP"/>
        </w:rPr>
        <w:t xml:space="preserve"> (Figure 2C</w:t>
      </w:r>
      <w:r w:rsidR="003E7A18">
        <w:rPr>
          <w:rFonts w:eastAsia="Calibri" w:cs="Arial"/>
          <w:lang w:eastAsia="ja-JP"/>
        </w:rPr>
        <w:t>&amp;D; Supplemental Table 2 for descriptive statistics)</w:t>
      </w:r>
      <w:r w:rsidRPr="0095451C">
        <w:rPr>
          <w:rFonts w:cs="Arial"/>
        </w:rPr>
        <w:t xml:space="preserve">. </w:t>
      </w:r>
      <w:r w:rsidR="002D12E3" w:rsidRPr="0095451C">
        <w:rPr>
          <w:rFonts w:cs="Arial"/>
        </w:rPr>
        <w:t>In the first experiment, Bayesian model comparison (Table 3) showed that the best model was the one including condition, set size and the i</w:t>
      </w:r>
      <w:r w:rsidR="0095451C">
        <w:rPr>
          <w:rFonts w:cs="Arial"/>
        </w:rPr>
        <w:t>nteraction between the two (BF</w:t>
      </w:r>
      <w:r w:rsidR="0095451C" w:rsidRPr="00BB76DF">
        <w:rPr>
          <w:rFonts w:eastAsia="Calibri" w:cs="Arial"/>
          <w:vertAlign w:val="subscript"/>
          <w:lang w:eastAsia="ja-JP"/>
        </w:rPr>
        <w:t>10</w:t>
      </w:r>
      <w:r w:rsidR="0095451C">
        <w:rPr>
          <w:rFonts w:cs="Arial"/>
        </w:rPr>
        <w:t xml:space="preserve"> =</w:t>
      </w:r>
      <w:r w:rsidR="00953614">
        <w:rPr>
          <w:rFonts w:cs="Arial"/>
        </w:rPr>
        <w:t xml:space="preserve"> </w:t>
      </w:r>
      <w:r w:rsidR="0095451C">
        <w:rPr>
          <w:rFonts w:cs="Arial"/>
        </w:rPr>
        <w:t>4.8e +31</w:t>
      </w:r>
      <w:r w:rsidR="00825E59">
        <w:rPr>
          <w:rFonts w:cs="Arial"/>
        </w:rPr>
        <w:t>, ~1.4 times better than the one also including the interaction</w:t>
      </w:r>
      <w:r w:rsidR="002D12E3" w:rsidRPr="0095451C">
        <w:rPr>
          <w:rFonts w:cs="Arial"/>
        </w:rPr>
        <w:t>). Effects analyses (Table 4) confirmed that participants were faster on ignore compared with update trials (F</w:t>
      </w:r>
      <w:r w:rsidR="002D12E3" w:rsidRPr="0095451C">
        <w:rPr>
          <w:rFonts w:cs="Arial"/>
          <w:vertAlign w:val="subscript"/>
        </w:rPr>
        <w:t>1,26</w:t>
      </w:r>
      <w:r w:rsidR="00953614" w:rsidRPr="00F87D0F">
        <w:rPr>
          <w:rFonts w:cs="Arial"/>
        </w:rPr>
        <w:t xml:space="preserve"> = </w:t>
      </w:r>
      <w:r w:rsidR="00825E59">
        <w:rPr>
          <w:rFonts w:cs="Arial"/>
        </w:rPr>
        <w:t>16.436, p</w:t>
      </w:r>
      <w:r w:rsidR="00953614" w:rsidRPr="00F87D0F">
        <w:rPr>
          <w:rFonts w:cs="Arial"/>
        </w:rPr>
        <w:t xml:space="preserve"> =</w:t>
      </w:r>
      <w:r w:rsidR="00953614" w:rsidRPr="009113F0">
        <w:rPr>
          <w:rFonts w:cs="Arial"/>
        </w:rPr>
        <w:t xml:space="preserve"> </w:t>
      </w:r>
      <w:r w:rsidR="00825E59">
        <w:rPr>
          <w:rFonts w:cs="Arial"/>
        </w:rPr>
        <w:t>4.1</w:t>
      </w:r>
      <w:r w:rsidR="002D12E3" w:rsidRPr="0095451C">
        <w:rPr>
          <w:rFonts w:cs="Arial"/>
        </w:rPr>
        <w:t>e-4, BF</w:t>
      </w:r>
      <w:r w:rsidR="002D12E3" w:rsidRPr="0095451C">
        <w:rPr>
          <w:rFonts w:cs="Arial"/>
          <w:vertAlign w:val="subscript"/>
        </w:rPr>
        <w:t>INC</w:t>
      </w:r>
      <w:r w:rsidR="00953614" w:rsidRPr="00F87D0F">
        <w:rPr>
          <w:rFonts w:cs="Arial"/>
        </w:rPr>
        <w:t xml:space="preserve"> = </w:t>
      </w:r>
      <w:r w:rsidR="00825E59">
        <w:rPr>
          <w:rFonts w:cs="Arial"/>
        </w:rPr>
        <w:t>44.6</w:t>
      </w:r>
      <w:r w:rsidR="002D12E3" w:rsidRPr="0095451C">
        <w:rPr>
          <w:rFonts w:cs="Arial"/>
        </w:rPr>
        <w:t>), a very strong set size effect (F</w:t>
      </w:r>
      <w:r w:rsidR="0023106C">
        <w:rPr>
          <w:rFonts w:cs="Arial"/>
          <w:vertAlign w:val="subscript"/>
        </w:rPr>
        <w:t>3,78</w:t>
      </w:r>
      <w:r w:rsidR="00953614" w:rsidRPr="00F87D0F">
        <w:rPr>
          <w:rFonts w:cs="Arial"/>
        </w:rPr>
        <w:t xml:space="preserve"> = </w:t>
      </w:r>
      <w:r w:rsidR="0023106C">
        <w:rPr>
          <w:rFonts w:cs="Arial"/>
        </w:rPr>
        <w:t>64.739</w:t>
      </w:r>
      <w:r w:rsidR="00825E59">
        <w:rPr>
          <w:rFonts w:cs="Arial"/>
        </w:rPr>
        <w:t>, p</w:t>
      </w:r>
      <w:r w:rsidR="00953614" w:rsidRPr="00F87D0F">
        <w:rPr>
          <w:rFonts w:cs="Arial"/>
        </w:rPr>
        <w:t xml:space="preserve"> = </w:t>
      </w:r>
      <w:r w:rsidR="00825E59">
        <w:rPr>
          <w:rFonts w:cs="Arial"/>
        </w:rPr>
        <w:t>4.1e-21</w:t>
      </w:r>
      <w:r w:rsidR="002D12E3" w:rsidRPr="0095451C">
        <w:rPr>
          <w:rFonts w:cs="Arial"/>
        </w:rPr>
        <w:t>, BF</w:t>
      </w:r>
      <w:r w:rsidR="002D12E3" w:rsidRPr="0095451C">
        <w:rPr>
          <w:rFonts w:cs="Arial"/>
          <w:vertAlign w:val="subscript"/>
        </w:rPr>
        <w:t>INC</w:t>
      </w:r>
      <w:r w:rsidR="00953614" w:rsidRPr="00F87D0F">
        <w:rPr>
          <w:rFonts w:cs="Arial"/>
        </w:rPr>
        <w:t xml:space="preserve"> = </w:t>
      </w:r>
      <w:r w:rsidR="00825E59">
        <w:rPr>
          <w:rFonts w:cs="Arial"/>
        </w:rPr>
        <w:t xml:space="preserve">∞) and an </w:t>
      </w:r>
      <w:r w:rsidR="002D12E3" w:rsidRPr="0095451C">
        <w:rPr>
          <w:rFonts w:cs="Arial"/>
        </w:rPr>
        <w:t>interaction effect (F</w:t>
      </w:r>
      <w:r w:rsidR="0023106C">
        <w:rPr>
          <w:rFonts w:cs="Arial"/>
          <w:vertAlign w:val="subscript"/>
        </w:rPr>
        <w:t>2.41,62.</w:t>
      </w:r>
      <w:r w:rsidR="002D12E3" w:rsidRPr="0095451C">
        <w:rPr>
          <w:rFonts w:cs="Arial"/>
          <w:vertAlign w:val="subscript"/>
        </w:rPr>
        <w:t>7</w:t>
      </w:r>
      <w:r w:rsidR="00953614" w:rsidRPr="00F87D0F">
        <w:rPr>
          <w:rFonts w:cs="Arial"/>
        </w:rPr>
        <w:t xml:space="preserve"> = </w:t>
      </w:r>
      <w:r w:rsidR="0023106C">
        <w:rPr>
          <w:rFonts w:cs="Arial"/>
        </w:rPr>
        <w:t>5.643</w:t>
      </w:r>
      <w:r w:rsidR="00825E59">
        <w:rPr>
          <w:rFonts w:cs="Arial"/>
        </w:rPr>
        <w:t>, p</w:t>
      </w:r>
      <w:r w:rsidR="00953614" w:rsidRPr="00F87D0F">
        <w:rPr>
          <w:rFonts w:cs="Arial"/>
        </w:rPr>
        <w:t xml:space="preserve"> = </w:t>
      </w:r>
      <w:r w:rsidR="00825E59">
        <w:rPr>
          <w:rFonts w:cs="Arial"/>
        </w:rPr>
        <w:t>0.003</w:t>
      </w:r>
      <w:r w:rsidR="002D12E3" w:rsidRPr="0095451C">
        <w:rPr>
          <w:rFonts w:cs="Arial"/>
        </w:rPr>
        <w:t>, BF</w:t>
      </w:r>
      <w:r w:rsidR="002D12E3" w:rsidRPr="0095451C">
        <w:rPr>
          <w:rFonts w:cs="Arial"/>
          <w:vertAlign w:val="subscript"/>
        </w:rPr>
        <w:t>INC</w:t>
      </w:r>
      <w:r w:rsidR="00953614" w:rsidRPr="00F87D0F">
        <w:rPr>
          <w:rFonts w:cs="Arial"/>
        </w:rPr>
        <w:t xml:space="preserve"> = </w:t>
      </w:r>
      <w:r w:rsidR="00825E59">
        <w:rPr>
          <w:rFonts w:cs="Arial"/>
        </w:rPr>
        <w:t>26</w:t>
      </w:r>
      <w:r w:rsidR="002D12E3" w:rsidRPr="0095451C">
        <w:rPr>
          <w:rFonts w:cs="Arial"/>
        </w:rPr>
        <w:t>). In the second experiment, the main effects were in the same direction (set size: F</w:t>
      </w:r>
      <w:r w:rsidR="002D12E3" w:rsidRPr="0095451C">
        <w:rPr>
          <w:rFonts w:cs="Arial"/>
          <w:vertAlign w:val="subscript"/>
        </w:rPr>
        <w:t>2</w:t>
      </w:r>
      <w:r w:rsidR="0023106C">
        <w:rPr>
          <w:rFonts w:cs="Arial"/>
          <w:vertAlign w:val="subscript"/>
        </w:rPr>
        <w:t>.4,</w:t>
      </w:r>
      <w:r w:rsidR="002D12E3" w:rsidRPr="0095451C">
        <w:rPr>
          <w:rFonts w:cs="Arial"/>
          <w:vertAlign w:val="subscript"/>
        </w:rPr>
        <w:t>141</w:t>
      </w:r>
      <w:r w:rsidR="00953614" w:rsidRPr="00F87D0F">
        <w:rPr>
          <w:rFonts w:cs="Arial"/>
        </w:rPr>
        <w:t xml:space="preserve"> = </w:t>
      </w:r>
      <w:r w:rsidR="002D12E3" w:rsidRPr="0095451C">
        <w:rPr>
          <w:rFonts w:cs="Arial"/>
        </w:rPr>
        <w:t>90.386, p</w:t>
      </w:r>
      <w:r w:rsidR="00953614" w:rsidRPr="00F87D0F">
        <w:rPr>
          <w:rFonts w:cs="Arial"/>
        </w:rPr>
        <w:t xml:space="preserve"> = </w:t>
      </w:r>
      <w:r w:rsidR="002D12E3" w:rsidRPr="0095451C">
        <w:rPr>
          <w:rFonts w:cs="Arial"/>
        </w:rPr>
        <w:t>1.6e-28, BF</w:t>
      </w:r>
      <w:r w:rsidR="002D12E3" w:rsidRPr="0095451C">
        <w:rPr>
          <w:rFonts w:cs="Arial"/>
          <w:vertAlign w:val="subscript"/>
        </w:rPr>
        <w:t>INC</w:t>
      </w:r>
      <w:r w:rsidR="00953614" w:rsidRPr="00F87D0F">
        <w:rPr>
          <w:rFonts w:cs="Arial"/>
        </w:rPr>
        <w:t xml:space="preserve"> = </w:t>
      </w:r>
      <w:r w:rsidR="002D12E3" w:rsidRPr="0095451C">
        <w:rPr>
          <w:rFonts w:cs="Arial"/>
        </w:rPr>
        <w:t>∞, condition: F</w:t>
      </w:r>
      <w:r w:rsidR="002D12E3" w:rsidRPr="0095451C">
        <w:rPr>
          <w:rFonts w:cs="Arial"/>
          <w:vertAlign w:val="subscript"/>
        </w:rPr>
        <w:t>1,60</w:t>
      </w:r>
      <w:r w:rsidR="00953614" w:rsidRPr="00F87D0F">
        <w:rPr>
          <w:rFonts w:cs="Arial"/>
        </w:rPr>
        <w:t xml:space="preserve"> = </w:t>
      </w:r>
      <w:r w:rsidR="002D12E3" w:rsidRPr="0095451C">
        <w:rPr>
          <w:rFonts w:cs="Arial"/>
        </w:rPr>
        <w:t>16.179, p</w:t>
      </w:r>
      <w:r w:rsidR="00953614" w:rsidRPr="00F87D0F">
        <w:rPr>
          <w:rFonts w:cs="Arial"/>
        </w:rPr>
        <w:t xml:space="preserve"> = </w:t>
      </w:r>
      <w:r w:rsidR="002D12E3" w:rsidRPr="0095451C">
        <w:rPr>
          <w:rFonts w:cs="Arial"/>
        </w:rPr>
        <w:t>1.6e-</w:t>
      </w:r>
      <w:r w:rsidR="002D12E3" w:rsidRPr="0095451C">
        <w:rPr>
          <w:rFonts w:cs="Arial"/>
        </w:rPr>
        <w:lastRenderedPageBreak/>
        <w:t>4, BF</w:t>
      </w:r>
      <w:r w:rsidR="002D12E3" w:rsidRPr="0095451C">
        <w:rPr>
          <w:rFonts w:cs="Arial"/>
          <w:vertAlign w:val="subscript"/>
        </w:rPr>
        <w:t>INC</w:t>
      </w:r>
      <w:r w:rsidR="00953614" w:rsidRPr="00F87D0F">
        <w:rPr>
          <w:rFonts w:cs="Arial"/>
        </w:rPr>
        <w:t xml:space="preserve"> = </w:t>
      </w:r>
      <w:r w:rsidR="002D12E3" w:rsidRPr="0095451C">
        <w:rPr>
          <w:rFonts w:cs="Arial"/>
        </w:rPr>
        <w:t>88), but the evidence for an interaction was weaker (F</w:t>
      </w:r>
      <w:r w:rsidR="002D12E3" w:rsidRPr="0095451C">
        <w:rPr>
          <w:rFonts w:cs="Arial"/>
          <w:vertAlign w:val="subscript"/>
        </w:rPr>
        <w:t>2.7,165</w:t>
      </w:r>
      <w:r w:rsidR="00953614" w:rsidRPr="00F87D0F">
        <w:rPr>
          <w:rFonts w:cs="Arial"/>
        </w:rPr>
        <w:t xml:space="preserve"> = </w:t>
      </w:r>
      <w:r w:rsidR="002D12E3" w:rsidRPr="0095451C">
        <w:rPr>
          <w:rFonts w:cs="Arial"/>
        </w:rPr>
        <w:t>4.405, p</w:t>
      </w:r>
      <w:r w:rsidR="00953614" w:rsidRPr="00F87D0F">
        <w:rPr>
          <w:rFonts w:cs="Arial"/>
        </w:rPr>
        <w:t xml:space="preserve"> = </w:t>
      </w:r>
      <w:r w:rsidR="002D12E3" w:rsidRPr="0095451C">
        <w:rPr>
          <w:rFonts w:cs="Arial"/>
        </w:rPr>
        <w:t>0.007, BF</w:t>
      </w:r>
      <w:r w:rsidR="002D12E3" w:rsidRPr="0095451C">
        <w:rPr>
          <w:rFonts w:cs="Arial"/>
          <w:vertAlign w:val="subscript"/>
        </w:rPr>
        <w:t>INC</w:t>
      </w:r>
      <w:r w:rsidR="00953614" w:rsidRPr="00F87D0F">
        <w:rPr>
          <w:rFonts w:cs="Arial"/>
        </w:rPr>
        <w:t xml:space="preserve"> = </w:t>
      </w:r>
      <w:r w:rsidR="002D12E3" w:rsidRPr="0095451C">
        <w:rPr>
          <w:rFonts w:cs="Arial"/>
        </w:rPr>
        <w:t>3.8). The model that only involves condition and set size was marginally better than the one including the interaction</w:t>
      </w:r>
      <w:r w:rsidRPr="0095451C">
        <w:rPr>
          <w:rFonts w:cs="Arial"/>
        </w:rPr>
        <w:t xml:space="preserve">. </w:t>
      </w:r>
      <w:r w:rsidRPr="0095451C">
        <w:rPr>
          <w:rFonts w:eastAsia="Calibri" w:cs="Arial"/>
          <w:lang w:eastAsia="ja-JP"/>
        </w:rPr>
        <w:t>Thus, the dependence of the set size effect</w:t>
      </w:r>
      <w:r w:rsidR="00574DF1" w:rsidRPr="0095451C">
        <w:rPr>
          <w:sz w:val="28"/>
        </w:rPr>
        <w:t xml:space="preserve"> </w:t>
      </w:r>
      <w:r w:rsidR="00574DF1">
        <w:t xml:space="preserve">on task demand is not clear. </w:t>
      </w:r>
    </w:p>
    <w:tbl>
      <w:tblPr>
        <w:tblW w:w="9260" w:type="dxa"/>
        <w:tblLook w:val="04A0" w:firstRow="1" w:lastRow="0" w:firstColumn="1" w:lastColumn="0" w:noHBand="0" w:noVBand="1"/>
      </w:tblPr>
      <w:tblGrid>
        <w:gridCol w:w="3389"/>
        <w:gridCol w:w="2521"/>
        <w:gridCol w:w="1667"/>
        <w:gridCol w:w="1683"/>
      </w:tblGrid>
      <w:tr w:rsidR="0095451C" w:rsidRPr="00D065DC" w14:paraId="72EEECA2" w14:textId="77777777" w:rsidTr="00C0416E">
        <w:trPr>
          <w:trHeight w:val="475"/>
        </w:trPr>
        <w:tc>
          <w:tcPr>
            <w:tcW w:w="9260" w:type="dxa"/>
            <w:gridSpan w:val="4"/>
            <w:tcBorders>
              <w:top w:val="nil"/>
              <w:left w:val="nil"/>
              <w:bottom w:val="single" w:sz="8" w:space="0" w:color="auto"/>
              <w:right w:val="nil"/>
            </w:tcBorders>
            <w:shd w:val="clear" w:color="auto" w:fill="auto"/>
            <w:vAlign w:val="center"/>
            <w:hideMark/>
          </w:tcPr>
          <w:p w14:paraId="1D2A1832" w14:textId="42C5C11D" w:rsidR="0095451C" w:rsidRPr="00D065DC" w:rsidRDefault="0095451C" w:rsidP="00E922A2">
            <w:pPr>
              <w:spacing w:after="0" w:line="360" w:lineRule="auto"/>
              <w:jc w:val="both"/>
              <w:rPr>
                <w:rFonts w:eastAsia="Times New Roman" w:cs="Times New Roman"/>
                <w:b/>
                <w:bCs/>
                <w:color w:val="000000"/>
              </w:rPr>
            </w:pPr>
            <w:r>
              <w:rPr>
                <w:rFonts w:eastAsia="Times New Roman" w:cs="Times New Roman"/>
                <w:b/>
                <w:bCs/>
                <w:color w:val="000000"/>
                <w:lang w:eastAsia="ja-JP"/>
              </w:rPr>
              <w:t>Table 3</w:t>
            </w:r>
            <w:r w:rsidRPr="00D065DC">
              <w:rPr>
                <w:rFonts w:eastAsia="Times New Roman" w:cs="Times New Roman"/>
                <w:b/>
                <w:bCs/>
                <w:color w:val="000000"/>
                <w:lang w:eastAsia="ja-JP"/>
              </w:rPr>
              <w:t xml:space="preserve">. Model </w:t>
            </w:r>
            <w:r>
              <w:rPr>
                <w:rFonts w:eastAsia="Times New Roman" w:cs="Times New Roman"/>
                <w:b/>
                <w:bCs/>
                <w:color w:val="000000"/>
                <w:lang w:eastAsia="ja-JP"/>
              </w:rPr>
              <w:t>c</w:t>
            </w:r>
            <w:r w:rsidRPr="00D065DC">
              <w:rPr>
                <w:rFonts w:eastAsia="Times New Roman" w:cs="Times New Roman"/>
                <w:b/>
                <w:bCs/>
                <w:color w:val="000000"/>
                <w:lang w:eastAsia="ja-JP"/>
              </w:rPr>
              <w:t>omparison</w:t>
            </w:r>
            <w:r>
              <w:rPr>
                <w:rFonts w:eastAsia="Times New Roman" w:cs="Times New Roman"/>
                <w:b/>
                <w:bCs/>
                <w:color w:val="000000"/>
                <w:lang w:eastAsia="ja-JP"/>
              </w:rPr>
              <w:t xml:space="preserve"> relative to the null model</w:t>
            </w:r>
            <w:r w:rsidR="00AB29F1">
              <w:rPr>
                <w:rFonts w:eastAsia="Times New Roman" w:cs="Times New Roman"/>
                <w:b/>
                <w:bCs/>
                <w:color w:val="000000"/>
                <w:lang w:eastAsia="ja-JP"/>
              </w:rPr>
              <w:t xml:space="preserve"> for RTs in the</w:t>
            </w:r>
            <w:r w:rsidRPr="00D065DC">
              <w:rPr>
                <w:rFonts w:eastAsia="Times New Roman" w:cs="Times New Roman"/>
                <w:b/>
                <w:bCs/>
                <w:color w:val="000000"/>
                <w:lang w:eastAsia="ja-JP"/>
              </w:rPr>
              <w:t xml:space="preserve"> working memory task</w:t>
            </w:r>
          </w:p>
        </w:tc>
      </w:tr>
      <w:tr w:rsidR="0095451C" w:rsidRPr="00D065DC" w14:paraId="61908421" w14:textId="77777777" w:rsidTr="00613B52">
        <w:trPr>
          <w:trHeight w:val="273"/>
        </w:trPr>
        <w:tc>
          <w:tcPr>
            <w:tcW w:w="3389" w:type="dxa"/>
            <w:tcBorders>
              <w:top w:val="nil"/>
              <w:left w:val="nil"/>
              <w:bottom w:val="single" w:sz="8" w:space="0" w:color="auto"/>
              <w:right w:val="nil"/>
            </w:tcBorders>
            <w:shd w:val="clear" w:color="auto" w:fill="auto"/>
            <w:vAlign w:val="bottom"/>
            <w:hideMark/>
          </w:tcPr>
          <w:p w14:paraId="52F90513" w14:textId="77777777" w:rsidR="0095451C" w:rsidRPr="00D065DC" w:rsidRDefault="0095451C" w:rsidP="00E922A2">
            <w:pPr>
              <w:spacing w:after="0" w:line="360" w:lineRule="auto"/>
              <w:rPr>
                <w:rFonts w:eastAsia="Times New Roman" w:cs="Times New Roman"/>
                <w:b/>
                <w:bCs/>
                <w:color w:val="000000"/>
              </w:rPr>
            </w:pPr>
            <w:r w:rsidRPr="00D065DC">
              <w:rPr>
                <w:rFonts w:eastAsia="Times New Roman" w:cs="Times New Roman"/>
                <w:b/>
                <w:bCs/>
                <w:color w:val="000000"/>
              </w:rPr>
              <w:t>Models</w:t>
            </w:r>
          </w:p>
        </w:tc>
        <w:tc>
          <w:tcPr>
            <w:tcW w:w="2521" w:type="dxa"/>
            <w:tcBorders>
              <w:top w:val="single" w:sz="8" w:space="0" w:color="auto"/>
              <w:left w:val="nil"/>
              <w:bottom w:val="single" w:sz="8" w:space="0" w:color="auto"/>
              <w:right w:val="nil"/>
            </w:tcBorders>
            <w:shd w:val="clear" w:color="auto" w:fill="auto"/>
            <w:vAlign w:val="bottom"/>
            <w:hideMark/>
          </w:tcPr>
          <w:p w14:paraId="36449E6B"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3350" w:type="dxa"/>
            <w:gridSpan w:val="2"/>
            <w:tcBorders>
              <w:top w:val="single" w:sz="8" w:space="0" w:color="auto"/>
              <w:left w:val="nil"/>
              <w:bottom w:val="single" w:sz="8" w:space="0" w:color="auto"/>
              <w:right w:val="nil"/>
            </w:tcBorders>
            <w:shd w:val="clear" w:color="auto" w:fill="auto"/>
            <w:vAlign w:val="bottom"/>
            <w:hideMark/>
          </w:tcPr>
          <w:p w14:paraId="017E33A9"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10</w:t>
            </w:r>
          </w:p>
        </w:tc>
      </w:tr>
      <w:tr w:rsidR="0095451C" w:rsidRPr="00D065DC" w14:paraId="1BC6ECD0" w14:textId="77777777" w:rsidTr="00613B52">
        <w:trPr>
          <w:trHeight w:val="237"/>
        </w:trPr>
        <w:tc>
          <w:tcPr>
            <w:tcW w:w="3389" w:type="dxa"/>
            <w:tcBorders>
              <w:top w:val="nil"/>
              <w:left w:val="nil"/>
              <w:bottom w:val="nil"/>
              <w:right w:val="nil"/>
            </w:tcBorders>
            <w:shd w:val="clear" w:color="auto" w:fill="auto"/>
            <w:vAlign w:val="bottom"/>
            <w:hideMark/>
          </w:tcPr>
          <w:p w14:paraId="0029C680"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 </w:t>
            </w:r>
          </w:p>
        </w:tc>
        <w:tc>
          <w:tcPr>
            <w:tcW w:w="2521" w:type="dxa"/>
            <w:tcBorders>
              <w:top w:val="single" w:sz="8" w:space="0" w:color="auto"/>
              <w:left w:val="nil"/>
              <w:bottom w:val="nil"/>
              <w:right w:val="nil"/>
            </w:tcBorders>
            <w:shd w:val="clear" w:color="auto" w:fill="auto"/>
            <w:vAlign w:val="bottom"/>
            <w:hideMark/>
          </w:tcPr>
          <w:p w14:paraId="5DB0D9A4"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667" w:type="dxa"/>
            <w:tcBorders>
              <w:top w:val="nil"/>
              <w:left w:val="nil"/>
              <w:bottom w:val="nil"/>
              <w:right w:val="nil"/>
            </w:tcBorders>
            <w:shd w:val="clear" w:color="auto" w:fill="auto"/>
            <w:vAlign w:val="bottom"/>
            <w:hideMark/>
          </w:tcPr>
          <w:p w14:paraId="649A4ACF" w14:textId="6177523B" w:rsidR="0095451C"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1</w:t>
            </w:r>
          </w:p>
        </w:tc>
        <w:tc>
          <w:tcPr>
            <w:tcW w:w="1683" w:type="dxa"/>
            <w:tcBorders>
              <w:top w:val="nil"/>
              <w:left w:val="nil"/>
              <w:bottom w:val="nil"/>
              <w:right w:val="nil"/>
            </w:tcBorders>
            <w:shd w:val="clear" w:color="auto" w:fill="auto"/>
            <w:vAlign w:val="bottom"/>
            <w:hideMark/>
          </w:tcPr>
          <w:p w14:paraId="0E34D473" w14:textId="3836BFDD" w:rsidR="0095451C" w:rsidRPr="00D065DC" w:rsidRDefault="001E688A" w:rsidP="00E922A2">
            <w:pPr>
              <w:spacing w:after="0" w:line="360" w:lineRule="auto"/>
              <w:rPr>
                <w:rFonts w:eastAsia="Times New Roman" w:cs="Times New Roman"/>
                <w:b/>
                <w:bCs/>
                <w:color w:val="000000"/>
              </w:rPr>
            </w:pPr>
            <w:r>
              <w:rPr>
                <w:rFonts w:eastAsia="Times New Roman" w:cs="Times New Roman"/>
                <w:b/>
                <w:bCs/>
                <w:color w:val="000000"/>
              </w:rPr>
              <w:t>Experiment 2</w:t>
            </w:r>
          </w:p>
        </w:tc>
      </w:tr>
      <w:tr w:rsidR="0095451C" w:rsidRPr="00D065DC" w14:paraId="4037B408" w14:textId="77777777" w:rsidTr="00613B52">
        <w:trPr>
          <w:trHeight w:val="237"/>
        </w:trPr>
        <w:tc>
          <w:tcPr>
            <w:tcW w:w="5910" w:type="dxa"/>
            <w:gridSpan w:val="2"/>
            <w:tcBorders>
              <w:top w:val="nil"/>
              <w:left w:val="nil"/>
              <w:bottom w:val="nil"/>
              <w:right w:val="nil"/>
            </w:tcBorders>
            <w:shd w:val="clear" w:color="auto" w:fill="auto"/>
            <w:vAlign w:val="bottom"/>
            <w:hideMark/>
          </w:tcPr>
          <w:p w14:paraId="3977A168"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1667" w:type="dxa"/>
            <w:tcBorders>
              <w:top w:val="nil"/>
              <w:left w:val="nil"/>
              <w:bottom w:val="nil"/>
              <w:right w:val="nil"/>
            </w:tcBorders>
            <w:shd w:val="clear" w:color="auto" w:fill="auto"/>
            <w:vAlign w:val="center"/>
            <w:hideMark/>
          </w:tcPr>
          <w:p w14:paraId="3D77F550"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6.7e +30</w:t>
            </w:r>
          </w:p>
        </w:tc>
        <w:tc>
          <w:tcPr>
            <w:tcW w:w="1683" w:type="dxa"/>
            <w:tcBorders>
              <w:top w:val="nil"/>
              <w:left w:val="nil"/>
              <w:bottom w:val="nil"/>
              <w:right w:val="nil"/>
            </w:tcBorders>
            <w:shd w:val="clear" w:color="auto" w:fill="auto"/>
            <w:vAlign w:val="center"/>
            <w:hideMark/>
          </w:tcPr>
          <w:p w14:paraId="3E0AD26F"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1.</w:t>
            </w:r>
            <w:r>
              <w:rPr>
                <w:rFonts w:eastAsia="Times New Roman" w:cs="Times New Roman"/>
                <w:color w:val="000000"/>
              </w:rPr>
              <w:t>4</w:t>
            </w:r>
            <w:r w:rsidRPr="00D065DC">
              <w:rPr>
                <w:rFonts w:eastAsia="Times New Roman" w:cs="Times New Roman"/>
                <w:color w:val="000000"/>
              </w:rPr>
              <w:t>e +53</w:t>
            </w:r>
          </w:p>
        </w:tc>
      </w:tr>
      <w:tr w:rsidR="0095451C" w:rsidRPr="00D065DC" w14:paraId="04CC65B2" w14:textId="77777777" w:rsidTr="00613B52">
        <w:trPr>
          <w:trHeight w:val="237"/>
        </w:trPr>
        <w:tc>
          <w:tcPr>
            <w:tcW w:w="5910" w:type="dxa"/>
            <w:gridSpan w:val="2"/>
            <w:tcBorders>
              <w:top w:val="nil"/>
              <w:left w:val="nil"/>
              <w:bottom w:val="nil"/>
              <w:right w:val="nil"/>
            </w:tcBorders>
            <w:shd w:val="clear" w:color="auto" w:fill="auto"/>
            <w:vAlign w:val="bottom"/>
            <w:hideMark/>
          </w:tcPr>
          <w:p w14:paraId="34026A3A"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 Set size+ Condition* Set size</w:t>
            </w:r>
          </w:p>
        </w:tc>
        <w:tc>
          <w:tcPr>
            <w:tcW w:w="1667" w:type="dxa"/>
            <w:tcBorders>
              <w:top w:val="nil"/>
              <w:left w:val="nil"/>
              <w:bottom w:val="nil"/>
              <w:right w:val="nil"/>
            </w:tcBorders>
            <w:shd w:val="clear" w:color="auto" w:fill="auto"/>
            <w:vAlign w:val="center"/>
            <w:hideMark/>
          </w:tcPr>
          <w:p w14:paraId="5BB20C4F"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4.8e +31</w:t>
            </w:r>
          </w:p>
        </w:tc>
        <w:tc>
          <w:tcPr>
            <w:tcW w:w="1683" w:type="dxa"/>
            <w:tcBorders>
              <w:top w:val="nil"/>
              <w:left w:val="nil"/>
              <w:bottom w:val="nil"/>
              <w:right w:val="nil"/>
            </w:tcBorders>
            <w:shd w:val="clear" w:color="auto" w:fill="auto"/>
            <w:vAlign w:val="center"/>
            <w:hideMark/>
          </w:tcPr>
          <w:p w14:paraId="588F195A"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1.3e +53</w:t>
            </w:r>
          </w:p>
        </w:tc>
      </w:tr>
      <w:tr w:rsidR="0095451C" w:rsidRPr="00D065DC" w14:paraId="531A99C3" w14:textId="77777777" w:rsidTr="00613B52">
        <w:trPr>
          <w:trHeight w:val="237"/>
        </w:trPr>
        <w:tc>
          <w:tcPr>
            <w:tcW w:w="5910" w:type="dxa"/>
            <w:gridSpan w:val="2"/>
            <w:tcBorders>
              <w:top w:val="nil"/>
              <w:left w:val="nil"/>
              <w:right w:val="nil"/>
            </w:tcBorders>
            <w:shd w:val="clear" w:color="auto" w:fill="auto"/>
            <w:vAlign w:val="bottom"/>
            <w:hideMark/>
          </w:tcPr>
          <w:p w14:paraId="30660288"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1667" w:type="dxa"/>
            <w:tcBorders>
              <w:top w:val="nil"/>
              <w:left w:val="nil"/>
              <w:right w:val="nil"/>
            </w:tcBorders>
            <w:shd w:val="clear" w:color="auto" w:fill="auto"/>
            <w:vAlign w:val="center"/>
            <w:hideMark/>
          </w:tcPr>
          <w:p w14:paraId="547BDCF8"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8.2e +29</w:t>
            </w:r>
          </w:p>
        </w:tc>
        <w:tc>
          <w:tcPr>
            <w:tcW w:w="1683" w:type="dxa"/>
            <w:tcBorders>
              <w:top w:val="nil"/>
              <w:left w:val="nil"/>
              <w:right w:val="nil"/>
            </w:tcBorders>
            <w:shd w:val="clear" w:color="auto" w:fill="auto"/>
            <w:vAlign w:val="center"/>
            <w:hideMark/>
          </w:tcPr>
          <w:p w14:paraId="2ED8ED76"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2.0e +51</w:t>
            </w:r>
          </w:p>
        </w:tc>
      </w:tr>
      <w:tr w:rsidR="0095451C" w:rsidRPr="00D065DC" w14:paraId="7AA8F95A" w14:textId="77777777" w:rsidTr="00613B52">
        <w:trPr>
          <w:trHeight w:val="237"/>
        </w:trPr>
        <w:tc>
          <w:tcPr>
            <w:tcW w:w="5910" w:type="dxa"/>
            <w:gridSpan w:val="2"/>
            <w:tcBorders>
              <w:top w:val="nil"/>
              <w:left w:val="nil"/>
              <w:bottom w:val="single" w:sz="4" w:space="0" w:color="auto"/>
              <w:right w:val="nil"/>
            </w:tcBorders>
            <w:shd w:val="clear" w:color="auto" w:fill="auto"/>
            <w:vAlign w:val="bottom"/>
            <w:hideMark/>
          </w:tcPr>
          <w:p w14:paraId="3E89BC22"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1667" w:type="dxa"/>
            <w:tcBorders>
              <w:top w:val="nil"/>
              <w:left w:val="nil"/>
              <w:bottom w:val="single" w:sz="4" w:space="0" w:color="auto"/>
              <w:right w:val="nil"/>
            </w:tcBorders>
            <w:shd w:val="clear" w:color="auto" w:fill="auto"/>
            <w:vAlign w:val="center"/>
            <w:hideMark/>
          </w:tcPr>
          <w:p w14:paraId="45034C94"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0.84</w:t>
            </w:r>
          </w:p>
        </w:tc>
        <w:tc>
          <w:tcPr>
            <w:tcW w:w="1683" w:type="dxa"/>
            <w:tcBorders>
              <w:top w:val="nil"/>
              <w:left w:val="nil"/>
              <w:bottom w:val="single" w:sz="4" w:space="0" w:color="auto"/>
              <w:right w:val="nil"/>
            </w:tcBorders>
            <w:shd w:val="clear" w:color="auto" w:fill="auto"/>
            <w:vAlign w:val="center"/>
            <w:hideMark/>
          </w:tcPr>
          <w:p w14:paraId="2A9D96A5"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3.5</w:t>
            </w:r>
          </w:p>
        </w:tc>
      </w:tr>
    </w:tbl>
    <w:p w14:paraId="1F7ED5C0" w14:textId="2C820C81" w:rsidR="00AD29C4" w:rsidRDefault="00AD29C4" w:rsidP="00E922A2">
      <w:pPr>
        <w:tabs>
          <w:tab w:val="left" w:pos="9930"/>
        </w:tabs>
        <w:spacing w:line="360" w:lineRule="auto"/>
        <w:jc w:val="both"/>
        <w:rPr>
          <w:rFonts w:cs="Arial"/>
          <w:color w:val="0070C0"/>
          <w:lang w:eastAsia="ja-JP"/>
        </w:rPr>
      </w:pPr>
    </w:p>
    <w:p w14:paraId="142670B5" w14:textId="758305A6" w:rsidR="0095451C" w:rsidRDefault="0095451C" w:rsidP="00E922A2">
      <w:pPr>
        <w:tabs>
          <w:tab w:val="left" w:pos="9930"/>
        </w:tabs>
        <w:spacing w:line="360" w:lineRule="auto"/>
        <w:jc w:val="both"/>
        <w:rPr>
          <w:rFonts w:cs="Arial"/>
          <w:color w:val="0070C0"/>
          <w:lang w:eastAsia="ja-JP"/>
        </w:rPr>
      </w:pPr>
    </w:p>
    <w:tbl>
      <w:tblPr>
        <w:tblW w:w="9343" w:type="dxa"/>
        <w:tblLook w:val="04A0" w:firstRow="1" w:lastRow="0" w:firstColumn="1" w:lastColumn="0" w:noHBand="0" w:noVBand="1"/>
      </w:tblPr>
      <w:tblGrid>
        <w:gridCol w:w="1811"/>
        <w:gridCol w:w="564"/>
        <w:gridCol w:w="1742"/>
        <w:gridCol w:w="1742"/>
        <w:gridCol w:w="1742"/>
        <w:gridCol w:w="1742"/>
      </w:tblGrid>
      <w:tr w:rsidR="0095451C" w:rsidRPr="00D065DC" w14:paraId="499A175E" w14:textId="77777777" w:rsidTr="00C0416E">
        <w:trPr>
          <w:trHeight w:val="248"/>
        </w:trPr>
        <w:tc>
          <w:tcPr>
            <w:tcW w:w="0" w:type="auto"/>
            <w:gridSpan w:val="6"/>
            <w:tcBorders>
              <w:top w:val="nil"/>
              <w:left w:val="nil"/>
              <w:bottom w:val="single" w:sz="8" w:space="0" w:color="auto"/>
              <w:right w:val="nil"/>
            </w:tcBorders>
            <w:shd w:val="clear" w:color="auto" w:fill="auto"/>
            <w:vAlign w:val="center"/>
            <w:hideMark/>
          </w:tcPr>
          <w:p w14:paraId="7B1401E8" w14:textId="780D7F41" w:rsidR="0095451C" w:rsidRPr="00D065DC" w:rsidRDefault="0095451C" w:rsidP="00E922A2">
            <w:pPr>
              <w:spacing w:after="0" w:line="360" w:lineRule="auto"/>
              <w:jc w:val="both"/>
              <w:rPr>
                <w:rFonts w:eastAsia="Times New Roman" w:cs="Times New Roman"/>
                <w:b/>
                <w:bCs/>
                <w:color w:val="000000"/>
              </w:rPr>
            </w:pPr>
            <w:r>
              <w:rPr>
                <w:rFonts w:eastAsia="Times New Roman" w:cs="Times New Roman"/>
                <w:b/>
                <w:bCs/>
                <w:color w:val="000000"/>
                <w:lang w:eastAsia="ja-JP"/>
              </w:rPr>
              <w:t>Table 4</w:t>
            </w:r>
            <w:r w:rsidRPr="00D065DC">
              <w:rPr>
                <w:rFonts w:eastAsia="Times New Roman" w:cs="Times New Roman"/>
                <w:b/>
                <w:bCs/>
                <w:color w:val="000000"/>
                <w:lang w:eastAsia="ja-JP"/>
              </w:rPr>
              <w:t xml:space="preserve">. Effects </w:t>
            </w:r>
            <w:r w:rsidR="00AB29F1">
              <w:rPr>
                <w:rFonts w:eastAsia="Times New Roman" w:cs="Times New Roman"/>
                <w:b/>
                <w:bCs/>
                <w:color w:val="000000"/>
                <w:lang w:eastAsia="ja-JP"/>
              </w:rPr>
              <w:t>analysis for RTs in the working</w:t>
            </w:r>
            <w:r w:rsidRPr="00D065DC">
              <w:rPr>
                <w:rFonts w:eastAsia="Times New Roman" w:cs="Times New Roman"/>
                <w:b/>
                <w:bCs/>
                <w:color w:val="000000"/>
                <w:lang w:eastAsia="ja-JP"/>
              </w:rPr>
              <w:t xml:space="preserve"> memory task </w:t>
            </w:r>
          </w:p>
        </w:tc>
      </w:tr>
      <w:tr w:rsidR="0095451C" w:rsidRPr="00D065DC" w14:paraId="41FEBC6F" w14:textId="77777777" w:rsidTr="00C0416E">
        <w:trPr>
          <w:trHeight w:val="296"/>
        </w:trPr>
        <w:tc>
          <w:tcPr>
            <w:tcW w:w="0" w:type="auto"/>
            <w:tcBorders>
              <w:top w:val="nil"/>
              <w:left w:val="nil"/>
              <w:bottom w:val="single" w:sz="8" w:space="0" w:color="auto"/>
              <w:right w:val="nil"/>
            </w:tcBorders>
            <w:shd w:val="clear" w:color="auto" w:fill="auto"/>
            <w:noWrap/>
            <w:vAlign w:val="bottom"/>
            <w:hideMark/>
          </w:tcPr>
          <w:p w14:paraId="377F552E" w14:textId="77777777" w:rsidR="0095451C" w:rsidRPr="00D065DC" w:rsidRDefault="0095451C" w:rsidP="00E922A2">
            <w:pPr>
              <w:spacing w:after="0" w:line="360" w:lineRule="auto"/>
              <w:rPr>
                <w:rFonts w:eastAsia="Times New Roman" w:cs="Times New Roman"/>
                <w:b/>
                <w:bCs/>
                <w:color w:val="000000"/>
              </w:rPr>
            </w:pPr>
            <w:r w:rsidRPr="00D065DC">
              <w:rPr>
                <w:rFonts w:eastAsia="Times New Roman" w:cs="Times New Roman"/>
                <w:b/>
                <w:bCs/>
                <w:color w:val="000000"/>
              </w:rPr>
              <w:t>Effects</w:t>
            </w:r>
          </w:p>
        </w:tc>
        <w:tc>
          <w:tcPr>
            <w:tcW w:w="0" w:type="auto"/>
            <w:tcBorders>
              <w:top w:val="single" w:sz="8" w:space="0" w:color="auto"/>
              <w:left w:val="nil"/>
              <w:bottom w:val="single" w:sz="8" w:space="0" w:color="auto"/>
              <w:right w:val="nil"/>
            </w:tcBorders>
            <w:shd w:val="clear" w:color="auto" w:fill="auto"/>
            <w:noWrap/>
            <w:vAlign w:val="bottom"/>
            <w:hideMark/>
          </w:tcPr>
          <w:p w14:paraId="2AF38BFF"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5C4E77A6"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inclusion</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4950F61E" w14:textId="77777777" w:rsidR="0095451C" w:rsidRPr="00D065DC" w:rsidRDefault="0095451C" w:rsidP="00E922A2">
            <w:pPr>
              <w:spacing w:after="0" w:line="360" w:lineRule="auto"/>
              <w:jc w:val="center"/>
              <w:rPr>
                <w:rFonts w:eastAsia="Times New Roman" w:cs="Times New Roman"/>
                <w:b/>
                <w:bCs/>
                <w:color w:val="000000"/>
              </w:rPr>
            </w:pPr>
            <w:r w:rsidRPr="00D065DC">
              <w:rPr>
                <w:rFonts w:eastAsia="Times New Roman" w:cs="Times New Roman"/>
                <w:b/>
                <w:bCs/>
                <w:color w:val="000000"/>
              </w:rPr>
              <w:t>P</w:t>
            </w:r>
            <w:r w:rsidRPr="00D065DC">
              <w:rPr>
                <w:rFonts w:eastAsia="Times New Roman" w:cs="Times New Roman"/>
                <w:b/>
                <w:bCs/>
                <w:color w:val="000000"/>
                <w:vertAlign w:val="subscript"/>
              </w:rPr>
              <w:t>value</w:t>
            </w:r>
          </w:p>
        </w:tc>
      </w:tr>
      <w:tr w:rsidR="0095451C" w:rsidRPr="00D065DC" w14:paraId="4A60D411" w14:textId="77777777" w:rsidTr="00C0416E">
        <w:trPr>
          <w:trHeight w:val="235"/>
        </w:trPr>
        <w:tc>
          <w:tcPr>
            <w:tcW w:w="0" w:type="auto"/>
            <w:tcBorders>
              <w:top w:val="nil"/>
              <w:left w:val="nil"/>
              <w:bottom w:val="nil"/>
              <w:right w:val="nil"/>
            </w:tcBorders>
            <w:shd w:val="clear" w:color="auto" w:fill="auto"/>
            <w:noWrap/>
            <w:vAlign w:val="bottom"/>
            <w:hideMark/>
          </w:tcPr>
          <w:p w14:paraId="648FB880"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 </w:t>
            </w:r>
          </w:p>
        </w:tc>
        <w:tc>
          <w:tcPr>
            <w:tcW w:w="0" w:type="auto"/>
            <w:tcBorders>
              <w:top w:val="single" w:sz="8" w:space="0" w:color="auto"/>
              <w:left w:val="nil"/>
              <w:bottom w:val="nil"/>
              <w:right w:val="nil"/>
            </w:tcBorders>
            <w:shd w:val="clear" w:color="auto" w:fill="auto"/>
            <w:noWrap/>
            <w:vAlign w:val="bottom"/>
            <w:hideMark/>
          </w:tcPr>
          <w:p w14:paraId="78A5FFF5"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 </w:t>
            </w:r>
          </w:p>
        </w:tc>
        <w:tc>
          <w:tcPr>
            <w:tcW w:w="0" w:type="auto"/>
            <w:tcBorders>
              <w:top w:val="nil"/>
              <w:left w:val="nil"/>
              <w:bottom w:val="nil"/>
              <w:right w:val="nil"/>
            </w:tcBorders>
            <w:shd w:val="clear" w:color="auto" w:fill="auto"/>
            <w:noWrap/>
            <w:vAlign w:val="bottom"/>
            <w:hideMark/>
          </w:tcPr>
          <w:p w14:paraId="135944B4" w14:textId="4ED43BC2" w:rsidR="0095451C"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62AD7A0A" w14:textId="0EC3DCA2" w:rsidR="0095451C"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c>
          <w:tcPr>
            <w:tcW w:w="0" w:type="auto"/>
            <w:tcBorders>
              <w:top w:val="nil"/>
              <w:left w:val="nil"/>
              <w:bottom w:val="nil"/>
              <w:right w:val="nil"/>
            </w:tcBorders>
            <w:shd w:val="clear" w:color="auto" w:fill="auto"/>
            <w:noWrap/>
            <w:vAlign w:val="bottom"/>
            <w:hideMark/>
          </w:tcPr>
          <w:p w14:paraId="342FCADE" w14:textId="48DD7284" w:rsidR="0095451C"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28867C71" w14:textId="096B6E49" w:rsidR="0095451C"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r>
      <w:tr w:rsidR="0095451C" w:rsidRPr="00D065DC" w14:paraId="236F3109" w14:textId="77777777" w:rsidTr="00C0416E">
        <w:trPr>
          <w:trHeight w:val="235"/>
        </w:trPr>
        <w:tc>
          <w:tcPr>
            <w:tcW w:w="0" w:type="auto"/>
            <w:gridSpan w:val="2"/>
            <w:tcBorders>
              <w:top w:val="nil"/>
              <w:left w:val="nil"/>
              <w:bottom w:val="nil"/>
              <w:right w:val="nil"/>
            </w:tcBorders>
            <w:shd w:val="clear" w:color="auto" w:fill="auto"/>
            <w:noWrap/>
            <w:vAlign w:val="bottom"/>
            <w:hideMark/>
          </w:tcPr>
          <w:p w14:paraId="7FB461EB"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0" w:type="auto"/>
            <w:tcBorders>
              <w:top w:val="nil"/>
              <w:left w:val="nil"/>
              <w:bottom w:val="nil"/>
              <w:right w:val="nil"/>
            </w:tcBorders>
            <w:shd w:val="clear" w:color="auto" w:fill="auto"/>
            <w:vAlign w:val="center"/>
            <w:hideMark/>
          </w:tcPr>
          <w:p w14:paraId="461D7B18"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44.6</w:t>
            </w:r>
          </w:p>
        </w:tc>
        <w:tc>
          <w:tcPr>
            <w:tcW w:w="0" w:type="auto"/>
            <w:tcBorders>
              <w:top w:val="nil"/>
              <w:left w:val="nil"/>
              <w:bottom w:val="nil"/>
              <w:right w:val="nil"/>
            </w:tcBorders>
            <w:shd w:val="clear" w:color="auto" w:fill="auto"/>
            <w:vAlign w:val="center"/>
            <w:hideMark/>
          </w:tcPr>
          <w:p w14:paraId="740811F8"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87.8</w:t>
            </w:r>
          </w:p>
        </w:tc>
        <w:tc>
          <w:tcPr>
            <w:tcW w:w="0" w:type="auto"/>
            <w:tcBorders>
              <w:top w:val="nil"/>
              <w:left w:val="nil"/>
              <w:bottom w:val="nil"/>
              <w:right w:val="nil"/>
            </w:tcBorders>
            <w:shd w:val="clear" w:color="auto" w:fill="auto"/>
            <w:noWrap/>
            <w:vAlign w:val="bottom"/>
            <w:hideMark/>
          </w:tcPr>
          <w:p w14:paraId="74A65785"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4.1e-4</w:t>
            </w:r>
          </w:p>
        </w:tc>
        <w:tc>
          <w:tcPr>
            <w:tcW w:w="0" w:type="auto"/>
            <w:tcBorders>
              <w:top w:val="nil"/>
              <w:left w:val="nil"/>
              <w:bottom w:val="nil"/>
              <w:right w:val="nil"/>
            </w:tcBorders>
            <w:shd w:val="clear" w:color="auto" w:fill="auto"/>
            <w:noWrap/>
            <w:vAlign w:val="bottom"/>
            <w:hideMark/>
          </w:tcPr>
          <w:p w14:paraId="2C78700B"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1.6e-4</w:t>
            </w:r>
          </w:p>
        </w:tc>
      </w:tr>
      <w:tr w:rsidR="0095451C" w:rsidRPr="00D065DC" w14:paraId="110C22F8" w14:textId="77777777" w:rsidTr="00613B52">
        <w:trPr>
          <w:trHeight w:val="235"/>
        </w:trPr>
        <w:tc>
          <w:tcPr>
            <w:tcW w:w="0" w:type="auto"/>
            <w:gridSpan w:val="2"/>
            <w:tcBorders>
              <w:top w:val="nil"/>
              <w:left w:val="nil"/>
              <w:right w:val="nil"/>
            </w:tcBorders>
            <w:shd w:val="clear" w:color="auto" w:fill="auto"/>
            <w:noWrap/>
            <w:vAlign w:val="bottom"/>
            <w:hideMark/>
          </w:tcPr>
          <w:p w14:paraId="7BB8F457"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0" w:type="auto"/>
            <w:tcBorders>
              <w:top w:val="nil"/>
              <w:left w:val="nil"/>
              <w:right w:val="nil"/>
            </w:tcBorders>
            <w:shd w:val="clear" w:color="auto" w:fill="auto"/>
            <w:vAlign w:val="center"/>
            <w:hideMark/>
          </w:tcPr>
          <w:p w14:paraId="0182B827"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w:t>
            </w:r>
          </w:p>
        </w:tc>
        <w:tc>
          <w:tcPr>
            <w:tcW w:w="0" w:type="auto"/>
            <w:tcBorders>
              <w:top w:val="nil"/>
              <w:left w:val="nil"/>
              <w:right w:val="nil"/>
            </w:tcBorders>
            <w:shd w:val="clear" w:color="auto" w:fill="auto"/>
            <w:vAlign w:val="center"/>
            <w:hideMark/>
          </w:tcPr>
          <w:p w14:paraId="0EDF5E1A"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w:t>
            </w:r>
          </w:p>
        </w:tc>
        <w:tc>
          <w:tcPr>
            <w:tcW w:w="0" w:type="auto"/>
            <w:tcBorders>
              <w:top w:val="nil"/>
              <w:left w:val="nil"/>
              <w:right w:val="nil"/>
            </w:tcBorders>
            <w:shd w:val="clear" w:color="auto" w:fill="auto"/>
            <w:noWrap/>
            <w:vAlign w:val="bottom"/>
            <w:hideMark/>
          </w:tcPr>
          <w:p w14:paraId="2A29CC30"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4.1e-21</w:t>
            </w:r>
          </w:p>
        </w:tc>
        <w:tc>
          <w:tcPr>
            <w:tcW w:w="0" w:type="auto"/>
            <w:tcBorders>
              <w:top w:val="nil"/>
              <w:left w:val="nil"/>
              <w:right w:val="nil"/>
            </w:tcBorders>
            <w:shd w:val="clear" w:color="auto" w:fill="auto"/>
            <w:noWrap/>
            <w:vAlign w:val="bottom"/>
            <w:hideMark/>
          </w:tcPr>
          <w:p w14:paraId="208B0A05"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1.6e-28</w:t>
            </w:r>
          </w:p>
        </w:tc>
      </w:tr>
      <w:tr w:rsidR="0095451C" w:rsidRPr="00D065DC" w14:paraId="398E98F9" w14:textId="77777777" w:rsidTr="00613B52">
        <w:trPr>
          <w:trHeight w:val="235"/>
        </w:trPr>
        <w:tc>
          <w:tcPr>
            <w:tcW w:w="0" w:type="auto"/>
            <w:gridSpan w:val="2"/>
            <w:tcBorders>
              <w:top w:val="nil"/>
              <w:left w:val="nil"/>
              <w:bottom w:val="single" w:sz="4" w:space="0" w:color="auto"/>
              <w:right w:val="nil"/>
            </w:tcBorders>
            <w:shd w:val="clear" w:color="auto" w:fill="auto"/>
            <w:noWrap/>
            <w:vAlign w:val="bottom"/>
            <w:hideMark/>
          </w:tcPr>
          <w:p w14:paraId="19A64852" w14:textId="77777777" w:rsidR="0095451C" w:rsidRPr="00D065DC" w:rsidRDefault="0095451C"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0" w:type="auto"/>
            <w:tcBorders>
              <w:top w:val="nil"/>
              <w:left w:val="nil"/>
              <w:bottom w:val="single" w:sz="4" w:space="0" w:color="auto"/>
              <w:right w:val="nil"/>
            </w:tcBorders>
            <w:shd w:val="clear" w:color="auto" w:fill="auto"/>
            <w:vAlign w:val="center"/>
            <w:hideMark/>
          </w:tcPr>
          <w:p w14:paraId="1B3120CF"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25.5</w:t>
            </w:r>
          </w:p>
        </w:tc>
        <w:tc>
          <w:tcPr>
            <w:tcW w:w="0" w:type="auto"/>
            <w:tcBorders>
              <w:top w:val="nil"/>
              <w:left w:val="nil"/>
              <w:bottom w:val="single" w:sz="4" w:space="0" w:color="auto"/>
              <w:right w:val="nil"/>
            </w:tcBorders>
            <w:shd w:val="clear" w:color="auto" w:fill="auto"/>
            <w:vAlign w:val="center"/>
            <w:hideMark/>
          </w:tcPr>
          <w:p w14:paraId="46C46B12"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3.8</w:t>
            </w:r>
          </w:p>
        </w:tc>
        <w:tc>
          <w:tcPr>
            <w:tcW w:w="0" w:type="auto"/>
            <w:tcBorders>
              <w:top w:val="nil"/>
              <w:left w:val="nil"/>
              <w:bottom w:val="single" w:sz="4" w:space="0" w:color="auto"/>
              <w:right w:val="nil"/>
            </w:tcBorders>
            <w:shd w:val="clear" w:color="auto" w:fill="auto"/>
            <w:noWrap/>
            <w:vAlign w:val="bottom"/>
            <w:hideMark/>
          </w:tcPr>
          <w:p w14:paraId="784C66C4" w14:textId="77777777" w:rsidR="0095451C" w:rsidRPr="00D065DC" w:rsidRDefault="0095451C" w:rsidP="00E922A2">
            <w:pPr>
              <w:spacing w:after="0" w:line="360" w:lineRule="auto"/>
              <w:jc w:val="center"/>
              <w:rPr>
                <w:rFonts w:eastAsia="Times New Roman" w:cs="Times New Roman"/>
                <w:color w:val="000000"/>
              </w:rPr>
            </w:pPr>
            <w:r>
              <w:rPr>
                <w:rFonts w:eastAsia="Times New Roman" w:cs="Times New Roman"/>
                <w:color w:val="000000"/>
              </w:rPr>
              <w:t>0.003</w:t>
            </w:r>
          </w:p>
        </w:tc>
        <w:tc>
          <w:tcPr>
            <w:tcW w:w="0" w:type="auto"/>
            <w:tcBorders>
              <w:top w:val="nil"/>
              <w:left w:val="nil"/>
              <w:bottom w:val="single" w:sz="4" w:space="0" w:color="auto"/>
              <w:right w:val="nil"/>
            </w:tcBorders>
            <w:shd w:val="clear" w:color="auto" w:fill="auto"/>
            <w:noWrap/>
            <w:vAlign w:val="bottom"/>
            <w:hideMark/>
          </w:tcPr>
          <w:p w14:paraId="260F71D4" w14:textId="77777777" w:rsidR="0095451C" w:rsidRPr="00D065DC" w:rsidRDefault="0095451C" w:rsidP="00E922A2">
            <w:pPr>
              <w:spacing w:after="0" w:line="360" w:lineRule="auto"/>
              <w:jc w:val="center"/>
              <w:rPr>
                <w:rFonts w:eastAsia="Times New Roman" w:cs="Times New Roman"/>
                <w:color w:val="000000"/>
              </w:rPr>
            </w:pPr>
            <w:r w:rsidRPr="00D065DC">
              <w:rPr>
                <w:rFonts w:eastAsia="Times New Roman" w:cs="Times New Roman"/>
                <w:color w:val="000000"/>
              </w:rPr>
              <w:t>0.007</w:t>
            </w:r>
          </w:p>
        </w:tc>
      </w:tr>
    </w:tbl>
    <w:p w14:paraId="5C123259" w14:textId="2CCB3FED" w:rsidR="004B1491" w:rsidRPr="00970564" w:rsidRDefault="004B1491" w:rsidP="00E922A2">
      <w:pPr>
        <w:rPr>
          <w:rFonts w:eastAsia="Calibri" w:cs="Arial"/>
          <w:b/>
          <w:lang w:eastAsia="ja-JP"/>
        </w:rPr>
      </w:pPr>
      <w:r w:rsidRPr="00970564">
        <w:rPr>
          <w:rFonts w:cs="Arial"/>
          <w:lang w:eastAsia="ja-JP"/>
        </w:rPr>
        <w:br w:type="page"/>
      </w:r>
    </w:p>
    <w:p w14:paraId="0A529E65" w14:textId="4074CE11" w:rsidR="002D12E3" w:rsidRPr="0030171C" w:rsidRDefault="002D12E3" w:rsidP="00E922A2">
      <w:pPr>
        <w:pStyle w:val="Subtitle"/>
      </w:pPr>
      <w:r w:rsidRPr="0030171C">
        <w:lastRenderedPageBreak/>
        <w:t>Cognitive effort discounting: To repeat or to avoid?</w:t>
      </w:r>
    </w:p>
    <w:p w14:paraId="4B98EAD6" w14:textId="6BC6A876" w:rsidR="009B0B01" w:rsidRPr="0030171C" w:rsidRDefault="002D12E3" w:rsidP="00E922A2">
      <w:pPr>
        <w:spacing w:line="360" w:lineRule="auto"/>
        <w:jc w:val="both"/>
      </w:pPr>
      <w:r w:rsidRPr="00970564">
        <w:rPr>
          <w:rFonts w:cs="Arial"/>
        </w:rPr>
        <w:t xml:space="preserve">Next, we quantified the subjective </w:t>
      </w:r>
      <w:r w:rsidR="006620E4">
        <w:rPr>
          <w:rFonts w:cs="Arial"/>
        </w:rPr>
        <w:t>cost</w:t>
      </w:r>
      <w:r w:rsidRPr="00970564">
        <w:rPr>
          <w:rFonts w:cs="Arial"/>
        </w:rPr>
        <w:t xml:space="preserve"> participants assigned to performing the update and ignore trials. The design of this task was inspired by the temporal and cognitive effort discounting literature</w:t>
      </w:r>
      <w:r w:rsidR="00C53E5E" w:rsidRPr="00970564">
        <w:rPr>
          <w:rFonts w:cs="Arial"/>
        </w:rPr>
        <w:fldChar w:fldCharType="begin" w:fldLock="1"/>
      </w:r>
      <w:r w:rsidR="005518F1">
        <w:rPr>
          <w:rFonts w:cs="Arial"/>
        </w:rPr>
        <w:instrText>ADDIN CSL_CITATION {"citationItems":[{"id":"ITEM-1","itemData":{"DOI":"10.1038/nn2007","ISSN":"1097-6256","author":[{"dropping-particle":"","family":"Kable","given":"Joseph W","non-dropping-particle":"","parse-names":false,"suffix":""},{"dropping-particle":"","family":"Glimcher","given":"Paul W","non-dropping-particle":"","parse-names":false,"suffix":""}],"container-title":"Nature Neuroscience","id":"ITEM-1","issue":"12","issued":{"date-parts":[["2007","12","4"]]},"page":"1625-1633","title":"The neural correlates of subjective value during intertemporal choice","type":"article-journal","volume":"10"},"uris":["http://www.mendeley.com/documents/?uuid=537c59ed-fe20-330a-9951-5c8fef6f1135"]},{"id":"ITEM-2","itemData":{"DOI":"10.1371/journal.pone.0068210","ISSN":"1932-6203","PMID":"23894295","abstract":"It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one","id":"ITEM-2","issue":"7","issued":{"date-parts":[["2013","1"]]},"page":"e68210","title":"What is the subjective cost of cognitive effort? Load, trait, and aging effects revealed by economic preference.","type":"article-journal","volume":"8"},"uris":["http://www.mendeley.com/documents/?uuid=7858aea3-503f-46e8-8ab2-cb73ca8d1616"]}],"mendeley":{"formattedCitation":"&lt;sup&gt;3,23&lt;/sup&gt;","plainTextFormattedCitation":"3,23","previouslyFormattedCitation":"&lt;sup&gt;3,23&lt;/sup&gt;"},"properties":{"noteIndex":0},"schema":"https://github.com/citation-style-language/schema/raw/master/csl-citation.json"}</w:instrText>
      </w:r>
      <w:r w:rsidR="00C53E5E" w:rsidRPr="00970564">
        <w:rPr>
          <w:rFonts w:cs="Arial"/>
        </w:rPr>
        <w:fldChar w:fldCharType="separate"/>
      </w:r>
      <w:r w:rsidR="00900833" w:rsidRPr="00900833">
        <w:rPr>
          <w:rFonts w:cs="Arial"/>
          <w:noProof/>
          <w:vertAlign w:val="superscript"/>
        </w:rPr>
        <w:t>3,23</w:t>
      </w:r>
      <w:r w:rsidR="00C53E5E" w:rsidRPr="00970564">
        <w:rPr>
          <w:rFonts w:cs="Arial"/>
        </w:rPr>
        <w:fldChar w:fldCharType="end"/>
      </w:r>
      <w:r w:rsidR="00C53E5E" w:rsidRPr="00970564">
        <w:rPr>
          <w:rFonts w:cs="Arial"/>
        </w:rPr>
        <w:t xml:space="preserve">. </w:t>
      </w:r>
      <w:r w:rsidR="007625EB" w:rsidRPr="00240F7A">
        <w:rPr>
          <w:rFonts w:cs="Arial"/>
          <w:szCs w:val="24"/>
        </w:rPr>
        <w:t xml:space="preserve">To assess subjective value, participants </w:t>
      </w:r>
      <w:r w:rsidR="00C53E5E" w:rsidRPr="00240F7A">
        <w:rPr>
          <w:rFonts w:cs="Arial"/>
          <w:szCs w:val="24"/>
        </w:rPr>
        <w:t>made choices about repeating a level of the color</w:t>
      </w:r>
      <w:r w:rsidRPr="00240F7A">
        <w:rPr>
          <w:szCs w:val="24"/>
        </w:rPr>
        <w:t xml:space="preserve"> wheel task for a monetary reward (effort option) or not repeating it for a usually smaller reward (</w:t>
      </w:r>
      <w:r w:rsidR="00814D10" w:rsidRPr="00240F7A">
        <w:rPr>
          <w:szCs w:val="24"/>
        </w:rPr>
        <w:t>no effort</w:t>
      </w:r>
      <w:r w:rsidRPr="00240F7A">
        <w:rPr>
          <w:szCs w:val="24"/>
        </w:rPr>
        <w:t xml:space="preserve"> option)</w:t>
      </w:r>
      <w:r w:rsidR="00AE495C">
        <w:rPr>
          <w:szCs w:val="24"/>
        </w:rPr>
        <w:t xml:space="preserve"> (Figure 1B)</w:t>
      </w:r>
      <w:r w:rsidRPr="00240F7A">
        <w:rPr>
          <w:szCs w:val="24"/>
        </w:rPr>
        <w:t xml:space="preserve">. The task offer was fixed at </w:t>
      </w:r>
      <w:r w:rsidR="009B0B01" w:rsidRPr="00240F7A">
        <w:rPr>
          <w:rFonts w:eastAsia="Calibri" w:cs="Arial"/>
          <w:szCs w:val="24"/>
        </w:rPr>
        <w:t>€</w:t>
      </w:r>
      <w:r w:rsidRPr="00240F7A">
        <w:rPr>
          <w:rFonts w:cs="Arial"/>
          <w:szCs w:val="24"/>
        </w:rPr>
        <w:t xml:space="preserve">2 and the “no effort” offer varied from </w:t>
      </w:r>
      <w:r w:rsidR="009B0B01" w:rsidRPr="00240F7A">
        <w:rPr>
          <w:rFonts w:eastAsia="Calibri" w:cs="Arial"/>
          <w:szCs w:val="24"/>
        </w:rPr>
        <w:t>€</w:t>
      </w:r>
      <w:r w:rsidRPr="00240F7A">
        <w:rPr>
          <w:rFonts w:cs="Arial"/>
          <w:szCs w:val="24"/>
        </w:rPr>
        <w:t xml:space="preserve">0.1 to </w:t>
      </w:r>
      <w:r w:rsidR="009B0B01" w:rsidRPr="00240F7A">
        <w:rPr>
          <w:rFonts w:eastAsia="Calibri" w:cs="Arial"/>
          <w:szCs w:val="24"/>
        </w:rPr>
        <w:t>€</w:t>
      </w:r>
      <w:r w:rsidRPr="00240F7A">
        <w:rPr>
          <w:rFonts w:cs="Arial"/>
          <w:szCs w:val="24"/>
        </w:rPr>
        <w:t>2.2</w:t>
      </w:r>
      <w:r w:rsidRPr="00240F7A">
        <w:rPr>
          <w:rFonts w:eastAsia="Calibri" w:cs="Arial"/>
          <w:szCs w:val="24"/>
        </w:rPr>
        <w:t>.</w:t>
      </w:r>
      <w:r w:rsidRPr="00240F7A">
        <w:rPr>
          <w:szCs w:val="24"/>
        </w:rPr>
        <w:t xml:space="preserve"> Every choice was sampled three times to account for response variability. Participants were instructed that after all choices were completed, one of them would be randomly selected and they would repeat a few blocks of that set size and mostly that condition (to reduce predictability). If the “no effort” option was selected</w:t>
      </w:r>
      <w:r w:rsidR="00E133A7" w:rsidRPr="00240F7A">
        <w:rPr>
          <w:rFonts w:cs="Arial"/>
          <w:szCs w:val="24"/>
        </w:rPr>
        <w:t>,</w:t>
      </w:r>
      <w:r w:rsidRPr="00240F7A">
        <w:rPr>
          <w:szCs w:val="24"/>
        </w:rPr>
        <w:t xml:space="preserve"> they were instructed that they should remain in the testing room for the same amount of time, but they could use their time as they pleased, e.g. make use of their phone or lab computer. They were also informed that receiving the </w:t>
      </w:r>
      <w:r w:rsidRPr="00240F7A">
        <w:rPr>
          <w:rFonts w:eastAsia="Calibri" w:cs="Arial"/>
          <w:szCs w:val="24"/>
        </w:rPr>
        <w:t xml:space="preserve">monetary </w:t>
      </w:r>
      <w:r w:rsidRPr="00240F7A">
        <w:rPr>
          <w:szCs w:val="24"/>
        </w:rPr>
        <w:t>reward would not be contingent on their performance, as long as they put effort into doing the task</w:t>
      </w:r>
      <w:r w:rsidRPr="00240F7A">
        <w:rPr>
          <w:color w:val="FF0000"/>
          <w:szCs w:val="24"/>
        </w:rPr>
        <w:t>.</w:t>
      </w:r>
      <w:r w:rsidRPr="0030171C">
        <w:rPr>
          <w:color w:val="FF0000"/>
        </w:rPr>
        <w:t xml:space="preserve"> </w:t>
      </w:r>
    </w:p>
    <w:p w14:paraId="11FF2938" w14:textId="565D481B" w:rsidR="002D12E3" w:rsidRPr="0030171C" w:rsidRDefault="002D12E3" w:rsidP="00E922A2">
      <w:pPr>
        <w:pStyle w:val="Standard"/>
        <w:spacing w:after="120" w:line="360" w:lineRule="auto"/>
        <w:jc w:val="both"/>
        <w:rPr>
          <w:rFonts w:asciiTheme="majorHAnsi" w:hAnsiTheme="majorHAnsi"/>
          <w:color w:val="auto"/>
        </w:rPr>
      </w:pPr>
      <w:r w:rsidRPr="0030171C">
        <w:rPr>
          <w:rFonts w:asciiTheme="majorHAnsi" w:hAnsiTheme="majorHAnsi"/>
        </w:rPr>
        <w:t xml:space="preserve">We computed participants’ indifference points (IPs) to estimate subjective value. Indifference points reflect the monetary amount offered for the presumably less effortful option at which participants are equally likely to choose one or the other, thus the probability of accepting either option would be 0.5. </w:t>
      </w:r>
      <w:r w:rsidR="009B0B01" w:rsidRPr="00970564">
        <w:rPr>
          <w:rFonts w:asciiTheme="majorHAnsi" w:hAnsiTheme="majorHAnsi" w:cs="Arial"/>
          <w:lang w:eastAsia="ja-JP"/>
        </w:rPr>
        <w:t>W</w:t>
      </w:r>
      <w:r w:rsidRPr="00970564">
        <w:rPr>
          <w:rFonts w:asciiTheme="majorHAnsi" w:hAnsiTheme="majorHAnsi" w:cs="Arial"/>
          <w:lang w:eastAsia="ja-JP"/>
        </w:rPr>
        <w:t>e</w:t>
      </w:r>
      <w:r w:rsidRPr="00970564">
        <w:rPr>
          <w:rFonts w:asciiTheme="majorHAnsi" w:hAnsiTheme="majorHAnsi" w:cs="Arial"/>
        </w:rPr>
        <w:t xml:space="preserve"> calculated the probabilities of accepting the presumably easier offer using binomial logistic regression analysis</w:t>
      </w:r>
      <w:r w:rsidR="009B0B01" w:rsidRPr="00970564">
        <w:rPr>
          <w:rFonts w:asciiTheme="majorHAnsi" w:hAnsiTheme="majorHAnsi" w:cs="Arial"/>
          <w:lang w:eastAsia="ja-JP"/>
        </w:rPr>
        <w:t>.</w:t>
      </w:r>
    </w:p>
    <w:p w14:paraId="04DCFA80" w14:textId="71AE61F6" w:rsidR="002D12E3" w:rsidRPr="00240F7A" w:rsidRDefault="002D12E3" w:rsidP="00E922A2">
      <w:pPr>
        <w:suppressAutoHyphens/>
        <w:autoSpaceDN w:val="0"/>
        <w:spacing w:after="120" w:line="360" w:lineRule="auto"/>
        <w:jc w:val="both"/>
        <w:textAlignment w:val="baseline"/>
      </w:pPr>
      <w:r w:rsidRPr="00240F7A">
        <w:rPr>
          <w:rFonts w:eastAsia="Times New Roman" w:cs="Arial"/>
          <w:color w:val="000000"/>
          <w:kern w:val="3"/>
          <w:lang w:eastAsia="ja-JP"/>
        </w:rPr>
        <w:t>Figure</w:t>
      </w:r>
      <w:r w:rsidR="00E27FC8">
        <w:rPr>
          <w:rFonts w:eastAsia="Times New Roman" w:cs="Arial"/>
          <w:color w:val="000000"/>
          <w:kern w:val="3"/>
          <w:lang w:eastAsia="ja-JP"/>
        </w:rPr>
        <w:t>s</w:t>
      </w:r>
      <w:r w:rsidRPr="00240F7A">
        <w:rPr>
          <w:rFonts w:eastAsia="Times New Roman" w:cs="Arial"/>
          <w:color w:val="000000"/>
          <w:kern w:val="3"/>
          <w:lang w:eastAsia="ja-JP"/>
        </w:rPr>
        <w:t xml:space="preserve"> </w:t>
      </w:r>
      <w:r w:rsidRPr="00240F7A">
        <w:rPr>
          <w:rFonts w:cs="Arial"/>
          <w:color w:val="000000"/>
          <w:kern w:val="3"/>
        </w:rPr>
        <w:t xml:space="preserve">3A&amp;B depict the logistic regression curves of an example participant for whom it was possible to estimate indifference points (the participant selected both the task and </w:t>
      </w:r>
      <w:r w:rsidR="00814D10" w:rsidRPr="00240F7A">
        <w:rPr>
          <w:rFonts w:cs="Arial"/>
          <w:color w:val="000000"/>
          <w:kern w:val="3"/>
        </w:rPr>
        <w:t>no</w:t>
      </w:r>
      <w:r w:rsidR="00814D10" w:rsidRPr="00240F7A">
        <w:rPr>
          <w:rFonts w:eastAsia="Times New Roman" w:cs="Arial"/>
          <w:color w:val="000000"/>
          <w:kern w:val="3"/>
          <w:lang w:eastAsia="ja-JP"/>
        </w:rPr>
        <w:t xml:space="preserve"> </w:t>
      </w:r>
      <w:r w:rsidR="00814D10" w:rsidRPr="00240F7A">
        <w:rPr>
          <w:rFonts w:cs="Arial"/>
          <w:color w:val="000000"/>
          <w:kern w:val="3"/>
        </w:rPr>
        <w:t>effort</w:t>
      </w:r>
      <w:r w:rsidRPr="00240F7A">
        <w:rPr>
          <w:rFonts w:cs="Arial"/>
          <w:color w:val="000000"/>
          <w:kern w:val="3"/>
        </w:rPr>
        <w:t xml:space="preserve"> options enough times to fit a logistic regression, see </w:t>
      </w:r>
      <w:r w:rsidRPr="00240F7A">
        <w:rPr>
          <w:rFonts w:eastAsia="Times New Roman" w:cs="Arial"/>
          <w:color w:val="000000"/>
          <w:kern w:val="3"/>
          <w:lang w:eastAsia="ja-JP"/>
        </w:rPr>
        <w:t>Methods section</w:t>
      </w:r>
      <w:r w:rsidR="003F435A" w:rsidRPr="00240F7A">
        <w:rPr>
          <w:rFonts w:cs="Arial"/>
          <w:color w:val="000000"/>
          <w:kern w:val="3"/>
        </w:rPr>
        <w:t>)</w:t>
      </w:r>
      <w:r w:rsidRPr="00240F7A">
        <w:t xml:space="preserve"> for both update (A) and ignore (B) conditions. The indifference point (IP) represents the degree of discounting of the high-effort offer, where an IP of 2 corresponds to subjective equivalence (given that the offer of the discounted task was always </w:t>
      </w:r>
      <w:r w:rsidR="009B0B01" w:rsidRPr="00240F7A">
        <w:rPr>
          <w:rFonts w:eastAsia="Calibri" w:cs="Arial"/>
        </w:rPr>
        <w:t>€</w:t>
      </w:r>
      <w:r w:rsidRPr="00240F7A">
        <w:rPr>
          <w:rFonts w:cs="Arial"/>
          <w:color w:val="000000"/>
          <w:kern w:val="3"/>
        </w:rPr>
        <w:t>2</w:t>
      </w:r>
      <w:r w:rsidRPr="00240F7A">
        <w:rPr>
          <w:rFonts w:eastAsia="Times New Roman" w:cs="Arial"/>
          <w:color w:val="000000"/>
          <w:kern w:val="3"/>
          <w:lang w:eastAsia="ja-JP"/>
        </w:rPr>
        <w:t>,</w:t>
      </w:r>
      <w:r w:rsidRPr="00240F7A">
        <w:rPr>
          <w:rFonts w:cs="Arial"/>
          <w:color w:val="000000"/>
          <w:kern w:val="3"/>
        </w:rPr>
        <w:t xml:space="preserve"> IP = </w:t>
      </w:r>
      <w:r w:rsidR="009B0B01" w:rsidRPr="00240F7A">
        <w:rPr>
          <w:rFonts w:eastAsia="Calibri" w:cs="Arial"/>
        </w:rPr>
        <w:t>€</w:t>
      </w:r>
      <w:r w:rsidRPr="00240F7A">
        <w:rPr>
          <w:rFonts w:cs="Arial"/>
          <w:color w:val="000000"/>
          <w:kern w:val="3"/>
        </w:rPr>
        <w:t xml:space="preserve">2 implies that the participant finds the task and the </w:t>
      </w:r>
      <w:r w:rsidR="00814D10" w:rsidRPr="00240F7A">
        <w:rPr>
          <w:rFonts w:eastAsia="Times New Roman" w:cs="Arial"/>
          <w:color w:val="000000"/>
          <w:kern w:val="3"/>
          <w:lang w:eastAsia="ja-JP"/>
        </w:rPr>
        <w:t>no effort</w:t>
      </w:r>
      <w:r w:rsidRPr="00240F7A">
        <w:rPr>
          <w:rFonts w:cs="Arial"/>
          <w:color w:val="000000"/>
          <w:kern w:val="3"/>
        </w:rPr>
        <w:t xml:space="preserve"> option equally costly). IPs smaller than </w:t>
      </w:r>
      <w:r w:rsidR="009B0B01" w:rsidRPr="00240F7A">
        <w:rPr>
          <w:rFonts w:eastAsia="Calibri" w:cs="Arial"/>
        </w:rPr>
        <w:t>€</w:t>
      </w:r>
      <w:r w:rsidRPr="00240F7A">
        <w:rPr>
          <w:rFonts w:cs="Arial"/>
          <w:color w:val="000000"/>
          <w:kern w:val="3"/>
        </w:rPr>
        <w:t>2</w:t>
      </w:r>
      <w:r w:rsidRPr="00240F7A">
        <w:t xml:space="preserve"> represent greater discounting (the participant finds the </w:t>
      </w:r>
      <w:r w:rsidR="004B12D4" w:rsidRPr="00240F7A">
        <w:t>task</w:t>
      </w:r>
      <w:r w:rsidRPr="00240F7A">
        <w:t xml:space="preserve"> option to be more costly than the no-redo option) and thus reduced subjective value.</w:t>
      </w:r>
    </w:p>
    <w:p w14:paraId="53B52C73" w14:textId="0B59A7F1" w:rsidR="00C53E5E" w:rsidRPr="00970564" w:rsidRDefault="00C53E5E" w:rsidP="00E922A2">
      <w:pPr>
        <w:pStyle w:val="Standard"/>
        <w:spacing w:after="120" w:line="360" w:lineRule="auto"/>
        <w:jc w:val="both"/>
        <w:rPr>
          <w:rFonts w:asciiTheme="majorHAnsi" w:hAnsiTheme="majorHAnsi" w:cs="Arial"/>
          <w:lang w:eastAsia="ja-JP"/>
        </w:rPr>
      </w:pPr>
    </w:p>
    <w:p w14:paraId="68771B81" w14:textId="0B59A7F1" w:rsidR="00C53E5E" w:rsidRPr="00970564" w:rsidRDefault="00D0584B" w:rsidP="00E922A2">
      <w:pPr>
        <w:spacing w:after="120" w:line="360" w:lineRule="auto"/>
        <w:jc w:val="both"/>
        <w:rPr>
          <w:rFonts w:cs="Arial"/>
          <w:lang w:eastAsia="ja-JP"/>
        </w:rPr>
      </w:pPr>
      <w:r w:rsidRPr="00970564">
        <w:rPr>
          <w:rFonts w:cs="Arial"/>
          <w:noProof/>
        </w:rPr>
        <w:lastRenderedPageBreak/>
        <w:drawing>
          <wp:inline distT="0" distB="0" distL="0" distR="0" wp14:anchorId="3C671B00" wp14:editId="5A83A17F">
            <wp:extent cx="5943600" cy="4744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ivPp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44720"/>
                    </a:xfrm>
                    <a:prstGeom prst="rect">
                      <a:avLst/>
                    </a:prstGeom>
                  </pic:spPr>
                </pic:pic>
              </a:graphicData>
            </a:graphic>
          </wp:inline>
        </w:drawing>
      </w:r>
    </w:p>
    <w:p w14:paraId="66DA856A" w14:textId="35C1548B" w:rsidR="002D12E3" w:rsidRDefault="002D12E3" w:rsidP="00E922A2">
      <w:pPr>
        <w:spacing w:after="0" w:line="276" w:lineRule="auto"/>
        <w:jc w:val="both"/>
        <w:rPr>
          <w:rFonts w:cs="Arial"/>
        </w:rPr>
      </w:pPr>
      <w:r w:rsidRPr="00970564">
        <w:rPr>
          <w:rFonts w:cs="Arial"/>
          <w:i/>
        </w:rPr>
        <w:t xml:space="preserve">Figure </w:t>
      </w:r>
      <w:r w:rsidR="003F435A" w:rsidRPr="00970564">
        <w:rPr>
          <w:rFonts w:eastAsia="Calibri" w:cs="Arial"/>
          <w:i/>
          <w:lang w:eastAsia="ja-JP"/>
        </w:rPr>
        <w:t>3</w:t>
      </w:r>
      <w:r w:rsidRPr="00970564">
        <w:rPr>
          <w:rFonts w:eastAsia="Calibri" w:cs="Arial"/>
          <w:i/>
          <w:lang w:eastAsia="ja-JP"/>
        </w:rPr>
        <w:t>.</w:t>
      </w:r>
      <w:r w:rsidR="003F435A" w:rsidRPr="00970564">
        <w:rPr>
          <w:rFonts w:eastAsia="Calibri" w:cs="Arial"/>
          <w:i/>
          <w:lang w:eastAsia="ja-JP"/>
        </w:rPr>
        <w:t xml:space="preserve"> </w:t>
      </w:r>
      <w:r w:rsidRPr="00970564">
        <w:rPr>
          <w:rFonts w:cs="Arial"/>
        </w:rPr>
        <w:t xml:space="preserve">Example participant logistic regression curves. </w:t>
      </w:r>
      <w:r w:rsidRPr="001E688A">
        <w:rPr>
          <w:b/>
        </w:rPr>
        <w:t>A, B</w:t>
      </w:r>
      <w:r w:rsidRPr="00970564">
        <w:rPr>
          <w:rFonts w:eastAsia="Calibri" w:cs="Arial"/>
          <w:lang w:eastAsia="ja-JP"/>
        </w:rPr>
        <w:t xml:space="preserve"> Logistic</w:t>
      </w:r>
      <w:r w:rsidRPr="00970564">
        <w:rPr>
          <w:rFonts w:cs="Arial"/>
        </w:rPr>
        <w:t xml:space="preserve"> regression curves for “</w:t>
      </w:r>
      <w:r w:rsidR="00955042">
        <w:rPr>
          <w:rFonts w:cs="Arial"/>
        </w:rPr>
        <w:t>task</w:t>
      </w:r>
      <w:r w:rsidRPr="00970564">
        <w:rPr>
          <w:rFonts w:cs="Arial"/>
        </w:rPr>
        <w:t xml:space="preserve"> vs no effort” choices of one participant for update (A) and ignore (B) condition. The probability of accepting the “no effort” (</w:t>
      </w:r>
      <w:r w:rsidRPr="00970564">
        <w:rPr>
          <w:rFonts w:eastAsia="Calibri" w:cs="Arial"/>
          <w:lang w:eastAsia="ja-JP"/>
        </w:rPr>
        <w:t xml:space="preserve">i.e. </w:t>
      </w:r>
      <w:r w:rsidRPr="00970564">
        <w:rPr>
          <w:rFonts w:cs="Arial"/>
        </w:rPr>
        <w:t xml:space="preserve">no task) offer (y-axis) is plotted as a function of the amount of money offered for “no effort” (x-axis). Task offer </w:t>
      </w:r>
      <w:r w:rsidRPr="00970564">
        <w:rPr>
          <w:rFonts w:eastAsia="Calibri" w:cs="Arial"/>
          <w:lang w:eastAsia="ja-JP"/>
        </w:rPr>
        <w:t>was</w:t>
      </w:r>
      <w:r w:rsidRPr="00970564">
        <w:rPr>
          <w:rFonts w:cs="Arial"/>
        </w:rPr>
        <w:t xml:space="preserve"> always €2 for both conditions and all set sizes and the </w:t>
      </w:r>
      <w:r w:rsidR="00814D10" w:rsidRPr="00970564">
        <w:rPr>
          <w:rFonts w:eastAsia="Calibri" w:cs="Arial"/>
          <w:lang w:eastAsia="ja-JP"/>
        </w:rPr>
        <w:t>“</w:t>
      </w:r>
      <w:r w:rsidR="00814D10" w:rsidRPr="00970564">
        <w:rPr>
          <w:rFonts w:cs="Arial"/>
        </w:rPr>
        <w:t>no effort</w:t>
      </w:r>
      <w:r w:rsidR="00814D10" w:rsidRPr="00970564">
        <w:rPr>
          <w:rFonts w:eastAsia="Calibri" w:cs="Arial"/>
          <w:lang w:eastAsia="ja-JP"/>
        </w:rPr>
        <w:t>”</w:t>
      </w:r>
      <w:r w:rsidRPr="00970564">
        <w:rPr>
          <w:rFonts w:cs="Arial"/>
        </w:rPr>
        <w:t xml:space="preserve"> offer </w:t>
      </w:r>
      <w:r w:rsidRPr="00970564">
        <w:rPr>
          <w:rFonts w:eastAsia="Calibri" w:cs="Arial"/>
          <w:lang w:eastAsia="ja-JP"/>
        </w:rPr>
        <w:t>varied</w:t>
      </w:r>
      <w:r w:rsidRPr="00970564">
        <w:rPr>
          <w:rFonts w:cs="Arial"/>
        </w:rPr>
        <w:t xml:space="preserve"> from €0.10 to €2.</w:t>
      </w:r>
      <w:r w:rsidRPr="00970564">
        <w:rPr>
          <w:rFonts w:eastAsia="Calibri" w:cs="Arial"/>
          <w:lang w:eastAsia="ja-JP"/>
        </w:rPr>
        <w:t>20</w:t>
      </w:r>
      <w:r w:rsidRPr="00970564">
        <w:rPr>
          <w:rFonts w:cs="Arial"/>
        </w:rPr>
        <w:t xml:space="preserve">. The estimated indifference point is the offer for “no effort” where the </w:t>
      </w:r>
      <w:r w:rsidRPr="00970564">
        <w:rPr>
          <w:rFonts w:eastAsia="Calibri" w:cs="Arial"/>
          <w:lang w:eastAsia="ja-JP"/>
        </w:rPr>
        <w:t>probability</w:t>
      </w:r>
      <w:r w:rsidRPr="00970564">
        <w:rPr>
          <w:rFonts w:cs="Arial"/>
        </w:rPr>
        <w:t xml:space="preserve"> of choosing to do the task or the “</w:t>
      </w:r>
      <w:r w:rsidR="00814D10" w:rsidRPr="00970564">
        <w:rPr>
          <w:rFonts w:cs="Arial"/>
        </w:rPr>
        <w:t>no effort</w:t>
      </w:r>
      <w:r w:rsidRPr="00970564">
        <w:rPr>
          <w:rFonts w:cs="Arial"/>
        </w:rPr>
        <w:t xml:space="preserve">” option is equal (i.e. 0.5). Indifference points </w:t>
      </w:r>
      <w:r w:rsidRPr="00970564">
        <w:rPr>
          <w:rFonts w:eastAsia="Calibri" w:cs="Arial"/>
          <w:lang w:eastAsia="ja-JP"/>
        </w:rPr>
        <w:t>decreased</w:t>
      </w:r>
      <w:r w:rsidRPr="00970564">
        <w:rPr>
          <w:rFonts w:cs="Arial"/>
        </w:rPr>
        <w:t xml:space="preserve"> with increasing set size. </w:t>
      </w:r>
      <w:r w:rsidRPr="00970564">
        <w:rPr>
          <w:rFonts w:cs="Arial"/>
          <w:b/>
        </w:rPr>
        <w:t>C, D</w:t>
      </w:r>
      <w:r w:rsidRPr="00970564">
        <w:rPr>
          <w:rFonts w:cs="Arial"/>
        </w:rPr>
        <w:t xml:space="preserve"> Example logistic regression curves for “ignore vs update” indifference points. </w:t>
      </w:r>
      <w:r w:rsidR="00BE3D68">
        <w:rPr>
          <w:rFonts w:cs="Arial"/>
        </w:rPr>
        <w:t>The</w:t>
      </w:r>
      <w:r w:rsidRPr="00970564">
        <w:rPr>
          <w:rFonts w:cs="Arial"/>
        </w:rPr>
        <w:t xml:space="preserve"> probability of choosing the update offer </w:t>
      </w:r>
      <w:r w:rsidR="00BE3D68">
        <w:rPr>
          <w:rFonts w:cs="Arial"/>
        </w:rPr>
        <w:t xml:space="preserve">is shown to vary </w:t>
      </w:r>
      <w:r w:rsidRPr="00970564">
        <w:rPr>
          <w:rFonts w:cs="Arial"/>
        </w:rPr>
        <w:t xml:space="preserve">as a function of the amount of money offered for update. Ignore offer </w:t>
      </w:r>
      <w:r w:rsidRPr="00970564">
        <w:rPr>
          <w:rFonts w:eastAsia="Calibri" w:cs="Arial"/>
          <w:lang w:eastAsia="ja-JP"/>
        </w:rPr>
        <w:t>was</w:t>
      </w:r>
      <w:r w:rsidRPr="00970564">
        <w:rPr>
          <w:rFonts w:cs="Arial"/>
        </w:rPr>
        <w:t xml:space="preserve"> al</w:t>
      </w:r>
      <w:r w:rsidR="004B12D4">
        <w:rPr>
          <w:rFonts w:cs="Arial"/>
        </w:rPr>
        <w:t xml:space="preserve">ways €2 for </w:t>
      </w:r>
      <w:r w:rsidRPr="00970564">
        <w:rPr>
          <w:rFonts w:cs="Arial"/>
        </w:rPr>
        <w:t xml:space="preserve">all set sizes, while </w:t>
      </w:r>
      <w:r w:rsidRPr="00970564">
        <w:rPr>
          <w:rFonts w:eastAsia="Calibri" w:cs="Arial"/>
          <w:lang w:eastAsia="ja-JP"/>
        </w:rPr>
        <w:t xml:space="preserve">the </w:t>
      </w:r>
      <w:r w:rsidRPr="00970564">
        <w:rPr>
          <w:rFonts w:cs="Arial"/>
        </w:rPr>
        <w:t xml:space="preserve">update offer </w:t>
      </w:r>
      <w:r w:rsidRPr="00970564">
        <w:rPr>
          <w:rFonts w:eastAsia="Calibri" w:cs="Arial"/>
          <w:lang w:eastAsia="ja-JP"/>
        </w:rPr>
        <w:t>varied</w:t>
      </w:r>
      <w:r w:rsidRPr="00970564">
        <w:rPr>
          <w:rFonts w:cs="Arial"/>
        </w:rPr>
        <w:t xml:space="preserve"> from €0.</w:t>
      </w:r>
      <w:r w:rsidRPr="00970564">
        <w:rPr>
          <w:rFonts w:eastAsia="Calibri" w:cs="Arial"/>
          <w:lang w:eastAsia="ja-JP"/>
        </w:rPr>
        <w:t>10</w:t>
      </w:r>
      <w:r w:rsidRPr="00970564">
        <w:rPr>
          <w:rFonts w:cs="Arial"/>
        </w:rPr>
        <w:t xml:space="preserve"> to €4. The indifference point is the update offer for which the acceptance probability is 0.5, i.e. subjective equivalence. </w:t>
      </w:r>
      <w:r w:rsidRPr="00970564">
        <w:rPr>
          <w:rFonts w:cs="Arial"/>
          <w:b/>
        </w:rPr>
        <w:t>C</w:t>
      </w:r>
      <w:r w:rsidRPr="00970564">
        <w:rPr>
          <w:rFonts w:cs="Arial"/>
        </w:rPr>
        <w:t xml:space="preserve">: Example participant </w:t>
      </w:r>
      <w:r w:rsidRPr="00970564">
        <w:rPr>
          <w:rFonts w:eastAsia="Calibri" w:cs="Arial"/>
          <w:lang w:eastAsia="ja-JP"/>
        </w:rPr>
        <w:t>who</w:t>
      </w:r>
      <w:r w:rsidRPr="00970564">
        <w:rPr>
          <w:rFonts w:cs="Arial"/>
        </w:rPr>
        <w:t xml:space="preserve"> discounted rewards in order to avoid ignore trials (preference for update). </w:t>
      </w:r>
      <w:r w:rsidRPr="00970564">
        <w:rPr>
          <w:rFonts w:cs="Arial"/>
          <w:b/>
        </w:rPr>
        <w:t>D</w:t>
      </w:r>
      <w:r w:rsidRPr="00970564">
        <w:rPr>
          <w:rFonts w:cs="Arial"/>
        </w:rPr>
        <w:t xml:space="preserve">: Example participant </w:t>
      </w:r>
      <w:r w:rsidRPr="00970564">
        <w:rPr>
          <w:rFonts w:eastAsia="Calibri" w:cs="Arial"/>
          <w:lang w:eastAsia="ja-JP"/>
        </w:rPr>
        <w:t>who</w:t>
      </w:r>
      <w:r w:rsidRPr="00970564">
        <w:rPr>
          <w:rFonts w:cs="Arial"/>
        </w:rPr>
        <w:t xml:space="preserve"> discounted rewards in order to avoid</w:t>
      </w:r>
      <w:r w:rsidRPr="00970564">
        <w:rPr>
          <w:rFonts w:eastAsia="Calibri" w:cs="Arial"/>
          <w:lang w:eastAsia="ja-JP"/>
        </w:rPr>
        <w:t xml:space="preserve"> the more demanding levels of</w:t>
      </w:r>
      <w:r w:rsidRPr="00970564">
        <w:rPr>
          <w:rFonts w:cs="Arial"/>
        </w:rPr>
        <w:t xml:space="preserve"> update trials (preference for ignore). </w:t>
      </w:r>
    </w:p>
    <w:p w14:paraId="0BAA81CE" w14:textId="77777777" w:rsidR="00F54E84" w:rsidRPr="00970564" w:rsidRDefault="00F54E84" w:rsidP="00E922A2">
      <w:pPr>
        <w:spacing w:after="0" w:line="276" w:lineRule="auto"/>
        <w:jc w:val="both"/>
        <w:rPr>
          <w:rFonts w:cs="Arial"/>
        </w:rPr>
      </w:pPr>
    </w:p>
    <w:p w14:paraId="683D1FB4" w14:textId="002FDC46" w:rsidR="002D12E3" w:rsidRPr="0030171C" w:rsidRDefault="009B0B01" w:rsidP="00E922A2">
      <w:pPr>
        <w:spacing w:after="120" w:line="360" w:lineRule="auto"/>
        <w:jc w:val="both"/>
      </w:pPr>
      <w:r w:rsidRPr="004B12D4">
        <w:rPr>
          <w:szCs w:val="24"/>
        </w:rPr>
        <w:lastRenderedPageBreak/>
        <w:t>Next, we analyzed IPs using Bayesian and classical 2x4 repeated measures ANOVAs to assess whether the subjective value of an offer decreased with demand.</w:t>
      </w:r>
      <w:r w:rsidR="003513D9" w:rsidRPr="004B12D4">
        <w:rPr>
          <w:rFonts w:cs="Arial"/>
          <w:color w:val="000000"/>
          <w:kern w:val="3"/>
          <w:szCs w:val="24"/>
        </w:rPr>
        <w:t xml:space="preserve"> </w:t>
      </w:r>
      <w:r w:rsidR="003F435A" w:rsidRPr="004B12D4">
        <w:rPr>
          <w:rFonts w:cs="Arial"/>
          <w:szCs w:val="24"/>
          <w:lang w:eastAsia="ja-JP"/>
        </w:rPr>
        <w:t>I</w:t>
      </w:r>
      <w:r w:rsidR="002D12E3" w:rsidRPr="004B12D4">
        <w:rPr>
          <w:rFonts w:cs="Arial"/>
          <w:szCs w:val="24"/>
        </w:rPr>
        <w:t xml:space="preserve">ndifference points are displayed as a function of set size and experiment in </w:t>
      </w:r>
      <w:r w:rsidR="002D12E3" w:rsidRPr="004B12D4">
        <w:rPr>
          <w:rFonts w:eastAsia="Calibri" w:cs="Arial"/>
          <w:szCs w:val="24"/>
          <w:lang w:eastAsia="ja-JP"/>
        </w:rPr>
        <w:t xml:space="preserve">Figure </w:t>
      </w:r>
      <w:r w:rsidR="002D12E3" w:rsidRPr="004B12D4">
        <w:rPr>
          <w:rFonts w:cs="Arial"/>
          <w:szCs w:val="24"/>
        </w:rPr>
        <w:t xml:space="preserve">4A&amp;B </w:t>
      </w:r>
      <w:r w:rsidR="00174E3D" w:rsidRPr="004B12D4">
        <w:rPr>
          <w:rFonts w:eastAsia="Calibri" w:cs="Arial"/>
          <w:szCs w:val="24"/>
          <w:lang w:eastAsia="ja-JP"/>
        </w:rPr>
        <w:t xml:space="preserve">(Supplemental </w:t>
      </w:r>
      <w:r w:rsidR="002D12E3" w:rsidRPr="004B12D4">
        <w:rPr>
          <w:rFonts w:eastAsia="Calibri" w:cs="Arial"/>
          <w:szCs w:val="24"/>
          <w:lang w:eastAsia="ja-JP"/>
        </w:rPr>
        <w:t>Table 3</w:t>
      </w:r>
      <w:r w:rsidR="00174E3D" w:rsidRPr="004B12D4">
        <w:rPr>
          <w:rFonts w:eastAsia="Calibri" w:cs="Arial"/>
          <w:szCs w:val="24"/>
          <w:lang w:eastAsia="ja-JP"/>
        </w:rPr>
        <w:t xml:space="preserve"> for</w:t>
      </w:r>
      <w:r w:rsidR="00174E3D" w:rsidRPr="004B12D4">
        <w:rPr>
          <w:rFonts w:cs="Arial"/>
          <w:szCs w:val="24"/>
        </w:rPr>
        <w:t xml:space="preserve"> descriptive statistics</w:t>
      </w:r>
      <w:r w:rsidR="00174E3D" w:rsidRPr="004B12D4">
        <w:rPr>
          <w:rFonts w:eastAsia="Calibri" w:cs="Arial"/>
          <w:szCs w:val="24"/>
          <w:lang w:eastAsia="ja-JP"/>
        </w:rPr>
        <w:t xml:space="preserve">). </w:t>
      </w:r>
      <w:r w:rsidR="00174E3D" w:rsidRPr="00240F7A">
        <w:rPr>
          <w:rFonts w:eastAsia="Calibri" w:cs="Arial"/>
          <w:szCs w:val="24"/>
          <w:lang w:eastAsia="ja-JP"/>
        </w:rPr>
        <w:t>Overall, the</w:t>
      </w:r>
      <w:r w:rsidR="00174E3D" w:rsidRPr="00240F7A">
        <w:rPr>
          <w:rFonts w:eastAsia="Calibri" w:cs="Arial"/>
          <w:i/>
          <w:szCs w:val="24"/>
          <w:lang w:eastAsia="ja-JP"/>
        </w:rPr>
        <w:t xml:space="preserve"> </w:t>
      </w:r>
      <w:r w:rsidR="00174E3D" w:rsidRPr="00240F7A">
        <w:rPr>
          <w:rFonts w:eastAsia="Calibri" w:cs="Arial"/>
          <w:szCs w:val="24"/>
          <w:lang w:eastAsia="ja-JP"/>
        </w:rPr>
        <w:t>results show th</w:t>
      </w:r>
      <w:r w:rsidR="000060ED" w:rsidRPr="00240F7A">
        <w:rPr>
          <w:rFonts w:eastAsia="Calibri" w:cs="Arial"/>
          <w:szCs w:val="24"/>
          <w:lang w:eastAsia="ja-JP"/>
        </w:rPr>
        <w:t>at participants found higher demands of the task more costly</w:t>
      </w:r>
      <w:r w:rsidR="00174E3D" w:rsidRPr="00240F7A">
        <w:rPr>
          <w:rFonts w:eastAsia="Calibri" w:cs="Arial"/>
          <w:szCs w:val="24"/>
          <w:lang w:eastAsia="ja-JP"/>
        </w:rPr>
        <w:t xml:space="preserve"> as the subjective v</w:t>
      </w:r>
      <w:r w:rsidR="000060ED" w:rsidRPr="00240F7A">
        <w:rPr>
          <w:rFonts w:eastAsia="Calibri" w:cs="Arial"/>
          <w:szCs w:val="24"/>
          <w:lang w:eastAsia="ja-JP"/>
        </w:rPr>
        <w:t xml:space="preserve">alue decreased with increasing </w:t>
      </w:r>
      <w:r w:rsidR="00174E3D" w:rsidRPr="00240F7A">
        <w:rPr>
          <w:rFonts w:eastAsia="Calibri" w:cs="Arial"/>
          <w:szCs w:val="24"/>
          <w:lang w:eastAsia="ja-JP"/>
        </w:rPr>
        <w:t>task difficulty (i.e. set size). Moreover,</w:t>
      </w:r>
      <w:r w:rsidR="00174E3D" w:rsidRPr="00240F7A">
        <w:rPr>
          <w:szCs w:val="24"/>
        </w:rPr>
        <w:t xml:space="preserve"> in </w:t>
      </w:r>
      <w:r w:rsidR="00174E3D" w:rsidRPr="00240F7A">
        <w:rPr>
          <w:rFonts w:eastAsia="Calibri" w:cs="Arial"/>
          <w:szCs w:val="24"/>
          <w:lang w:eastAsia="ja-JP"/>
        </w:rPr>
        <w:t>line with our hypothesis, the subjective cost of performing the ignore condition is higher than that of the update condition</w:t>
      </w:r>
      <w:r w:rsidR="00C17C45">
        <w:rPr>
          <w:rFonts w:eastAsia="Calibri" w:cs="Arial"/>
          <w:szCs w:val="24"/>
          <w:lang w:eastAsia="ja-JP"/>
        </w:rPr>
        <w:t xml:space="preserve"> (</w:t>
      </w:r>
      <w:r w:rsidR="00C17C45" w:rsidRPr="004B12D4">
        <w:rPr>
          <w:rFonts w:eastAsia="Calibri" w:cs="Arial"/>
          <w:szCs w:val="24"/>
          <w:lang w:eastAsia="ja-JP"/>
        </w:rPr>
        <w:t xml:space="preserve">Figure </w:t>
      </w:r>
      <w:r w:rsidR="00C17C45">
        <w:rPr>
          <w:rFonts w:cs="Arial"/>
          <w:szCs w:val="24"/>
        </w:rPr>
        <w:t>4A to D)</w:t>
      </w:r>
      <w:r w:rsidR="004B12D4" w:rsidRPr="00240F7A">
        <w:rPr>
          <w:rFonts w:eastAsia="Calibri" w:cs="Arial"/>
          <w:szCs w:val="24"/>
          <w:lang w:eastAsia="ja-JP"/>
        </w:rPr>
        <w:t>.</w:t>
      </w:r>
      <w:r w:rsidR="00174E3D" w:rsidRPr="00240F7A">
        <w:rPr>
          <w:szCs w:val="24"/>
        </w:rPr>
        <w:t xml:space="preserve"> </w:t>
      </w:r>
      <w:r w:rsidR="002D12E3" w:rsidRPr="00240F7A">
        <w:rPr>
          <w:szCs w:val="24"/>
        </w:rPr>
        <w:t xml:space="preserve">On average, participants found the </w:t>
      </w:r>
      <w:r w:rsidR="00814D10" w:rsidRPr="00240F7A">
        <w:rPr>
          <w:szCs w:val="24"/>
        </w:rPr>
        <w:t>no effort</w:t>
      </w:r>
      <w:r w:rsidR="002D12E3" w:rsidRPr="00240F7A">
        <w:rPr>
          <w:szCs w:val="24"/>
        </w:rPr>
        <w:t xml:space="preserve"> option less costly than the </w:t>
      </w:r>
      <w:r w:rsidR="00C17C45">
        <w:rPr>
          <w:szCs w:val="24"/>
        </w:rPr>
        <w:t>task</w:t>
      </w:r>
      <w:r w:rsidR="002D12E3" w:rsidRPr="00240F7A">
        <w:rPr>
          <w:szCs w:val="24"/>
        </w:rPr>
        <w:t xml:space="preserve"> option, for both conditions. Analyses of data from Experiment 1 (Table 5) showed that the winning model, which included set size and condition </w:t>
      </w:r>
      <w:r w:rsidR="002D12E3" w:rsidRPr="0030171C">
        <w:t>(BF</w:t>
      </w:r>
      <w:r w:rsidR="002D12E3" w:rsidRPr="0030171C">
        <w:rPr>
          <w:vertAlign w:val="subscript"/>
        </w:rPr>
        <w:t>10</w:t>
      </w:r>
      <w:r w:rsidR="007B6783" w:rsidRPr="00F87D0F">
        <w:rPr>
          <w:rFonts w:cs="Arial"/>
        </w:rPr>
        <w:t xml:space="preserve"> = </w:t>
      </w:r>
      <w:r w:rsidR="002D12E3" w:rsidRPr="0030171C">
        <w:t>5006) was four times more likely than the runner-up model which included set size alone (BF</w:t>
      </w:r>
      <w:r w:rsidR="002D12E3" w:rsidRPr="0030171C">
        <w:rPr>
          <w:vertAlign w:val="subscript"/>
        </w:rPr>
        <w:t>10</w:t>
      </w:r>
      <w:r w:rsidR="007B6783" w:rsidRPr="00F87D0F">
        <w:rPr>
          <w:rFonts w:cs="Arial"/>
        </w:rPr>
        <w:t xml:space="preserve"> = </w:t>
      </w:r>
      <w:r w:rsidR="002D12E3" w:rsidRPr="0030171C">
        <w:t>1229). Our second experiment replicated this finding, with the same winning model (BF</w:t>
      </w:r>
      <w:r w:rsidR="002D12E3" w:rsidRPr="0030171C">
        <w:rPr>
          <w:vertAlign w:val="subscript"/>
        </w:rPr>
        <w:t>10</w:t>
      </w:r>
      <w:r w:rsidR="007B6783" w:rsidRPr="00F87D0F">
        <w:rPr>
          <w:rFonts w:cs="Arial"/>
        </w:rPr>
        <w:t xml:space="preserve"> = </w:t>
      </w:r>
      <w:r w:rsidR="002D12E3" w:rsidRPr="0030171C">
        <w:t xml:space="preserve">9.7e +19) being ~19 times more likely than the runner up (Table 5). Individual effects analyses (Table 6) strengthened these model comparison-based inferences: </w:t>
      </w:r>
      <w:r w:rsidR="007B6783">
        <w:t>t</w:t>
      </w:r>
      <w:r w:rsidR="007B6783" w:rsidRPr="0030171C">
        <w:t xml:space="preserve">hey </w:t>
      </w:r>
      <w:r w:rsidR="002D12E3" w:rsidRPr="0030171C">
        <w:t>provide very strong evidence for a set size effect (</w:t>
      </w:r>
      <w:r w:rsidR="000060ED">
        <w:t>Experiment 1</w:t>
      </w:r>
      <w:r w:rsidR="002D12E3" w:rsidRPr="0030171C">
        <w:t>: F</w:t>
      </w:r>
      <w:r w:rsidR="002D12E3" w:rsidRPr="0030171C">
        <w:rPr>
          <w:vertAlign w:val="subscript"/>
        </w:rPr>
        <w:t>1.3,31</w:t>
      </w:r>
      <w:r w:rsidR="007B6783" w:rsidRPr="00F87D0F">
        <w:rPr>
          <w:rFonts w:cs="Arial"/>
        </w:rPr>
        <w:t xml:space="preserve"> = </w:t>
      </w:r>
      <w:r w:rsidR="002D12E3" w:rsidRPr="0030171C">
        <w:t>5.666, p</w:t>
      </w:r>
      <w:r w:rsidR="007B6783" w:rsidRPr="00F87D0F">
        <w:rPr>
          <w:rFonts w:cs="Arial"/>
        </w:rPr>
        <w:t xml:space="preserve"> = </w:t>
      </w:r>
      <w:r w:rsidR="002D12E3" w:rsidRPr="0030171C">
        <w:t>0.016, BF</w:t>
      </w:r>
      <w:r w:rsidR="002D12E3" w:rsidRPr="0030171C">
        <w:rPr>
          <w:vertAlign w:val="subscript"/>
        </w:rPr>
        <w:t>INC</w:t>
      </w:r>
      <w:r w:rsidR="007B6783" w:rsidRPr="00F87D0F">
        <w:rPr>
          <w:rFonts w:cs="Arial"/>
        </w:rPr>
        <w:t xml:space="preserve"> = </w:t>
      </w:r>
      <w:r w:rsidR="002D12E3" w:rsidRPr="0030171C">
        <w:t xml:space="preserve">1246, </w:t>
      </w:r>
      <w:r w:rsidR="000060ED">
        <w:t>Experiment 2</w:t>
      </w:r>
      <w:r w:rsidR="002D12E3" w:rsidRPr="0030171C">
        <w:t>: F</w:t>
      </w:r>
      <w:r w:rsidR="002D12E3" w:rsidRPr="0030171C">
        <w:rPr>
          <w:vertAlign w:val="subscript"/>
        </w:rPr>
        <w:t>1.57,77</w:t>
      </w:r>
      <w:r w:rsidR="007B6783" w:rsidRPr="00F87D0F">
        <w:rPr>
          <w:rFonts w:cs="Arial"/>
        </w:rPr>
        <w:t xml:space="preserve"> = </w:t>
      </w:r>
      <w:r w:rsidR="002D12E3" w:rsidRPr="0030171C">
        <w:t>22.230, p</w:t>
      </w:r>
      <w:r w:rsidR="007B6783" w:rsidRPr="00F87D0F">
        <w:rPr>
          <w:rFonts w:cs="Arial"/>
        </w:rPr>
        <w:t xml:space="preserve"> = </w:t>
      </w:r>
      <w:r w:rsidR="002D12E3" w:rsidRPr="0030171C">
        <w:t>2.8e-7, BF</w:t>
      </w:r>
      <w:r w:rsidR="002D12E3" w:rsidRPr="0030171C">
        <w:rPr>
          <w:vertAlign w:val="subscript"/>
        </w:rPr>
        <w:t>INC</w:t>
      </w:r>
      <w:r w:rsidR="007B6783" w:rsidRPr="00F87D0F">
        <w:rPr>
          <w:rFonts w:cs="Arial"/>
        </w:rPr>
        <w:t xml:space="preserve"> = </w:t>
      </w:r>
      <w:r w:rsidR="002D12E3" w:rsidRPr="0030171C">
        <w:t>6.0e +15), indicating that participants find higher set sizes to be increasingly costly. In Experiment 1, there was anecdotal evidence that the subjective value of the ignore condition was lower than that of the update condition (F</w:t>
      </w:r>
      <w:r w:rsidR="002D12E3" w:rsidRPr="0030171C">
        <w:rPr>
          <w:vertAlign w:val="subscript"/>
        </w:rPr>
        <w:t>1,23</w:t>
      </w:r>
      <w:r w:rsidR="007B6783" w:rsidRPr="00F87D0F">
        <w:rPr>
          <w:rFonts w:cs="Arial"/>
        </w:rPr>
        <w:t xml:space="preserve"> = </w:t>
      </w:r>
      <w:r w:rsidR="002D12E3" w:rsidRPr="0030171C">
        <w:t>10.924, p</w:t>
      </w:r>
      <w:r w:rsidR="007B6783" w:rsidRPr="00F87D0F">
        <w:rPr>
          <w:rFonts w:cs="Arial"/>
        </w:rPr>
        <w:t xml:space="preserve"> = </w:t>
      </w:r>
      <w:r w:rsidR="002D12E3" w:rsidRPr="0030171C">
        <w:t>0.003, BF</w:t>
      </w:r>
      <w:r w:rsidR="002D12E3" w:rsidRPr="0030171C">
        <w:rPr>
          <w:vertAlign w:val="subscript"/>
        </w:rPr>
        <w:t>10</w:t>
      </w:r>
      <w:r w:rsidR="007B6783" w:rsidRPr="00F87D0F">
        <w:rPr>
          <w:rFonts w:cs="Arial"/>
        </w:rPr>
        <w:t xml:space="preserve"> = </w:t>
      </w:r>
      <w:r w:rsidR="002D12E3" w:rsidRPr="0030171C">
        <w:t>3.1). The more powerful replication study showed extreme evidence for a lower subjective value of ignore versus update (F</w:t>
      </w:r>
      <w:r w:rsidR="002D12E3" w:rsidRPr="0030171C">
        <w:rPr>
          <w:vertAlign w:val="subscript"/>
        </w:rPr>
        <w:t>1,49</w:t>
      </w:r>
      <w:r w:rsidR="007B6783" w:rsidRPr="00F87D0F">
        <w:rPr>
          <w:rFonts w:cs="Arial"/>
        </w:rPr>
        <w:t xml:space="preserve"> = </w:t>
      </w:r>
      <w:r w:rsidR="002D12E3" w:rsidRPr="0030171C">
        <w:t>18.216, p</w:t>
      </w:r>
      <w:r w:rsidR="007B6783" w:rsidRPr="00F87D0F">
        <w:rPr>
          <w:rFonts w:cs="Arial"/>
        </w:rPr>
        <w:t xml:space="preserve"> = </w:t>
      </w:r>
      <w:r w:rsidR="002D12E3" w:rsidRPr="0030171C">
        <w:t>9.0e-5, BF</w:t>
      </w:r>
      <w:r w:rsidR="002D12E3" w:rsidRPr="0030171C">
        <w:rPr>
          <w:vertAlign w:val="subscript"/>
        </w:rPr>
        <w:t>10</w:t>
      </w:r>
      <w:r w:rsidR="007B6783" w:rsidRPr="00F87D0F">
        <w:rPr>
          <w:rFonts w:cs="Arial"/>
        </w:rPr>
        <w:t xml:space="preserve"> = </w:t>
      </w:r>
      <w:r w:rsidR="002D12E3" w:rsidRPr="0030171C">
        <w:t>1684</w:t>
      </w:r>
      <w:r w:rsidR="002D12E3" w:rsidRPr="000060ED">
        <w:rPr>
          <w:sz w:val="28"/>
        </w:rPr>
        <w:t xml:space="preserve">), </w:t>
      </w:r>
      <w:r w:rsidR="002D12E3" w:rsidRPr="00240F7A">
        <w:rPr>
          <w:szCs w:val="24"/>
        </w:rPr>
        <w:t xml:space="preserve">indicating that participants found the </w:t>
      </w:r>
      <w:r w:rsidR="002D12E3" w:rsidRPr="00240F7A">
        <w:rPr>
          <w:rFonts w:eastAsia="Calibri" w:cs="Arial"/>
          <w:szCs w:val="24"/>
          <w:lang w:eastAsia="ja-JP"/>
        </w:rPr>
        <w:t xml:space="preserve">ignore condition </w:t>
      </w:r>
      <w:r w:rsidR="002D12E3" w:rsidRPr="00240F7A">
        <w:rPr>
          <w:rFonts w:cs="Arial"/>
          <w:szCs w:val="24"/>
        </w:rPr>
        <w:t xml:space="preserve">subjectively </w:t>
      </w:r>
      <w:r w:rsidR="002D12E3" w:rsidRPr="00240F7A">
        <w:rPr>
          <w:rFonts w:eastAsia="Calibri" w:cs="Arial"/>
          <w:szCs w:val="24"/>
          <w:lang w:eastAsia="ja-JP"/>
        </w:rPr>
        <w:t xml:space="preserve">more </w:t>
      </w:r>
      <w:r w:rsidR="002D12E3" w:rsidRPr="00240F7A">
        <w:rPr>
          <w:rFonts w:cs="Arial"/>
          <w:szCs w:val="24"/>
        </w:rPr>
        <w:t xml:space="preserve">costly than the update </w:t>
      </w:r>
      <w:r w:rsidR="002D12E3" w:rsidRPr="00240F7A">
        <w:rPr>
          <w:rFonts w:eastAsia="Calibri" w:cs="Arial"/>
          <w:szCs w:val="24"/>
          <w:lang w:eastAsia="ja-JP"/>
        </w:rPr>
        <w:t>condition</w:t>
      </w:r>
      <w:r w:rsidR="002D12E3" w:rsidRPr="00240F7A">
        <w:rPr>
          <w:rFonts w:cs="Arial"/>
          <w:szCs w:val="24"/>
        </w:rPr>
        <w:t>.</w:t>
      </w:r>
      <w:r w:rsidR="002D12E3" w:rsidRPr="000060ED">
        <w:rPr>
          <w:rFonts w:cs="Arial"/>
        </w:rPr>
        <w:t xml:space="preserve"> Finally, there is limited evidence against an interaction effect (</w:t>
      </w:r>
      <w:r w:rsidR="001E688A">
        <w:rPr>
          <w:rFonts w:cs="Arial"/>
        </w:rPr>
        <w:t>Experiment 1</w:t>
      </w:r>
      <w:r w:rsidR="002D12E3" w:rsidRPr="000060ED">
        <w:rPr>
          <w:rFonts w:cs="Arial"/>
        </w:rPr>
        <w:t>: F</w:t>
      </w:r>
      <w:r w:rsidR="002D12E3" w:rsidRPr="000060ED">
        <w:rPr>
          <w:rFonts w:cs="Arial"/>
          <w:vertAlign w:val="subscript"/>
        </w:rPr>
        <w:t>3,69</w:t>
      </w:r>
      <w:r w:rsidR="007B6783" w:rsidRPr="00F87D0F">
        <w:rPr>
          <w:rFonts w:cs="Arial"/>
        </w:rPr>
        <w:t xml:space="preserve"> = </w:t>
      </w:r>
      <w:r w:rsidR="002D12E3" w:rsidRPr="000060ED">
        <w:rPr>
          <w:rFonts w:cs="Arial"/>
        </w:rPr>
        <w:t>1.798, p</w:t>
      </w:r>
      <w:r w:rsidR="007B6783" w:rsidRPr="00F87D0F">
        <w:rPr>
          <w:rFonts w:cs="Arial"/>
        </w:rPr>
        <w:t xml:space="preserve"> = </w:t>
      </w:r>
      <w:r w:rsidR="002D12E3" w:rsidRPr="000060ED">
        <w:rPr>
          <w:rFonts w:cs="Arial"/>
        </w:rPr>
        <w:t>0.168, BF</w:t>
      </w:r>
      <w:r w:rsidR="002D12E3" w:rsidRPr="000060ED">
        <w:rPr>
          <w:rFonts w:cs="Arial"/>
          <w:vertAlign w:val="subscript"/>
        </w:rPr>
        <w:t>INC</w:t>
      </w:r>
      <w:r w:rsidR="007B6783" w:rsidRPr="00F87D0F">
        <w:rPr>
          <w:rFonts w:cs="Arial"/>
        </w:rPr>
        <w:t xml:space="preserve"> = </w:t>
      </w:r>
      <w:r w:rsidR="002D12E3" w:rsidRPr="000060ED">
        <w:rPr>
          <w:rFonts w:cs="Arial"/>
        </w:rPr>
        <w:t xml:space="preserve">0.2, </w:t>
      </w:r>
      <w:r w:rsidR="00BE2501">
        <w:rPr>
          <w:rFonts w:cs="Arial"/>
        </w:rPr>
        <w:t>Experiment 2</w:t>
      </w:r>
      <w:r w:rsidR="002D12E3" w:rsidRPr="000060ED">
        <w:rPr>
          <w:rFonts w:cs="Arial"/>
        </w:rPr>
        <w:t>: F</w:t>
      </w:r>
      <w:r w:rsidR="002D12E3" w:rsidRPr="000060ED">
        <w:rPr>
          <w:rFonts w:cs="Arial"/>
          <w:vertAlign w:val="subscript"/>
        </w:rPr>
        <w:t>2.66,130</w:t>
      </w:r>
      <w:r w:rsidR="007B6783" w:rsidRPr="00F87D0F">
        <w:rPr>
          <w:rFonts w:cs="Arial"/>
        </w:rPr>
        <w:t xml:space="preserve"> = </w:t>
      </w:r>
      <w:r w:rsidR="002D12E3" w:rsidRPr="000060ED">
        <w:rPr>
          <w:rFonts w:cs="Arial"/>
        </w:rPr>
        <w:t>2.167, p</w:t>
      </w:r>
      <w:r w:rsidR="007B6783" w:rsidRPr="00F87D0F">
        <w:rPr>
          <w:rFonts w:cs="Arial"/>
        </w:rPr>
        <w:t xml:space="preserve"> = </w:t>
      </w:r>
      <w:r w:rsidR="002D12E3" w:rsidRPr="000060ED">
        <w:rPr>
          <w:rFonts w:cs="Arial"/>
        </w:rPr>
        <w:t>0.102, BF</w:t>
      </w:r>
      <w:r w:rsidR="002D12E3" w:rsidRPr="000060ED">
        <w:rPr>
          <w:rFonts w:cs="Arial"/>
          <w:vertAlign w:val="subscript"/>
        </w:rPr>
        <w:t>10</w:t>
      </w:r>
      <w:r w:rsidR="007B6783" w:rsidRPr="00F87D0F">
        <w:rPr>
          <w:rFonts w:cs="Arial"/>
        </w:rPr>
        <w:t xml:space="preserve"> = </w:t>
      </w:r>
      <w:r w:rsidR="002D12E3" w:rsidRPr="000060ED">
        <w:rPr>
          <w:rFonts w:cs="Arial"/>
        </w:rPr>
        <w:t xml:space="preserve">0.5). </w:t>
      </w:r>
    </w:p>
    <w:p w14:paraId="0BF62153" w14:textId="3482B21E" w:rsidR="002D12E3" w:rsidRPr="0030171C" w:rsidRDefault="007F6DEC" w:rsidP="00E922A2">
      <w:pPr>
        <w:spacing w:after="120" w:line="360" w:lineRule="auto"/>
        <w:jc w:val="both"/>
      </w:pPr>
      <w:r>
        <w:rPr>
          <w:noProof/>
        </w:rPr>
        <w:lastRenderedPageBreak/>
        <w:drawing>
          <wp:inline distT="0" distB="0" distL="0" distR="0" wp14:anchorId="14F7FF72" wp14:editId="21E7E6C1">
            <wp:extent cx="5943600" cy="6904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GED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04990"/>
                    </a:xfrm>
                    <a:prstGeom prst="rect">
                      <a:avLst/>
                    </a:prstGeom>
                  </pic:spPr>
                </pic:pic>
              </a:graphicData>
            </a:graphic>
          </wp:inline>
        </w:drawing>
      </w:r>
    </w:p>
    <w:p w14:paraId="676C8DA0" w14:textId="78F0B222" w:rsidR="00267373" w:rsidRPr="00956603" w:rsidRDefault="002D12E3" w:rsidP="00E922A2">
      <w:pPr>
        <w:spacing w:after="120" w:line="240" w:lineRule="auto"/>
        <w:jc w:val="both"/>
        <w:rPr>
          <w:rFonts w:cs="Arial"/>
        </w:rPr>
      </w:pPr>
      <w:r w:rsidRPr="00970564">
        <w:rPr>
          <w:rFonts w:cs="Arial"/>
          <w:i/>
        </w:rPr>
        <w:t>Figure 4</w:t>
      </w:r>
      <w:r w:rsidR="005D1622" w:rsidRPr="00970564">
        <w:rPr>
          <w:rFonts w:cs="Arial"/>
          <w:noProof/>
        </w:rPr>
        <w:t xml:space="preserve">. </w:t>
      </w:r>
      <w:r w:rsidR="009B0B01" w:rsidRPr="00970564">
        <w:rPr>
          <w:rFonts w:cs="Arial"/>
        </w:rPr>
        <w:t xml:space="preserve"> </w:t>
      </w:r>
      <w:commentRangeStart w:id="6"/>
      <w:r w:rsidR="00400FFB" w:rsidRPr="00400FFB">
        <w:rPr>
          <w:b/>
        </w:rPr>
        <w:t>A</w:t>
      </w:r>
      <w:ins w:id="7" w:author="Danai Papadopetraki" w:date="2019-07-31T18:03:00Z">
        <w:r w:rsidR="006D1894">
          <w:rPr>
            <w:b/>
          </w:rPr>
          <w:t>,</w:t>
        </w:r>
      </w:ins>
      <w:ins w:id="8" w:author="Danai Papadopetraki" w:date="2019-08-07T17:05:00Z">
        <w:r w:rsidR="00BD2025">
          <w:rPr>
            <w:b/>
          </w:rPr>
          <w:t xml:space="preserve"> </w:t>
        </w:r>
      </w:ins>
      <w:r w:rsidRPr="00400FFB">
        <w:rPr>
          <w:b/>
        </w:rPr>
        <w:t>B</w:t>
      </w:r>
      <w:r w:rsidRPr="00970564">
        <w:rPr>
          <w:rFonts w:cs="Arial"/>
        </w:rPr>
        <w:t xml:space="preserve"> </w:t>
      </w:r>
      <w:commentRangeEnd w:id="6"/>
      <w:r w:rsidR="003E7A18">
        <w:rPr>
          <w:rStyle w:val="CommentReference"/>
          <w:rFonts w:eastAsiaTheme="minorEastAsia"/>
        </w:rPr>
        <w:commentReference w:id="6"/>
      </w:r>
      <w:r w:rsidRPr="00970564">
        <w:rPr>
          <w:rFonts w:cs="Arial"/>
        </w:rPr>
        <w:t>“</w:t>
      </w:r>
      <w:r w:rsidR="00955042">
        <w:rPr>
          <w:rFonts w:cs="Arial"/>
        </w:rPr>
        <w:t>Task</w:t>
      </w:r>
      <w:r w:rsidRPr="00970564">
        <w:rPr>
          <w:rFonts w:cs="Arial"/>
        </w:rPr>
        <w:t xml:space="preserve"> vs no effort” </w:t>
      </w:r>
      <w:r w:rsidRPr="00970564">
        <w:rPr>
          <w:rFonts w:eastAsia="Calibri" w:cs="Arial"/>
          <w:noProof/>
        </w:rPr>
        <w:t xml:space="preserve">indifference points </w:t>
      </w:r>
      <w:r w:rsidRPr="00970564">
        <w:rPr>
          <w:rFonts w:cs="Arial"/>
        </w:rPr>
        <w:t xml:space="preserve">as a function of set size. </w:t>
      </w:r>
      <w:r w:rsidRPr="00970564">
        <w:rPr>
          <w:rFonts w:cs="Arial"/>
          <w:b/>
        </w:rPr>
        <w:t>A</w:t>
      </w:r>
      <w:r w:rsidR="00400FFB">
        <w:rPr>
          <w:rFonts w:cs="Arial"/>
        </w:rPr>
        <w:t xml:space="preserve"> </w:t>
      </w:r>
      <w:r w:rsidR="001E688A">
        <w:rPr>
          <w:rFonts w:cs="Arial"/>
        </w:rPr>
        <w:t>Experiment 1</w:t>
      </w:r>
      <w:r w:rsidR="00F54E84">
        <w:rPr>
          <w:rFonts w:cs="Arial"/>
        </w:rPr>
        <w:t xml:space="preserve"> </w:t>
      </w:r>
      <w:r w:rsidRPr="00970564">
        <w:rPr>
          <w:rFonts w:cs="Arial"/>
        </w:rPr>
        <w:t>(24 participants).</w:t>
      </w:r>
      <w:r w:rsidRPr="00F566A7">
        <w:rPr>
          <w:rFonts w:cs="Arial"/>
          <w:b/>
        </w:rPr>
        <w:t xml:space="preserve"> </w:t>
      </w:r>
      <w:r w:rsidRPr="00F566A7">
        <w:rPr>
          <w:b/>
        </w:rPr>
        <w:t>B</w:t>
      </w:r>
      <w:r w:rsidR="00C45924">
        <w:rPr>
          <w:rFonts w:cs="Arial"/>
        </w:rPr>
        <w:t xml:space="preserve"> </w:t>
      </w:r>
      <w:r w:rsidR="001E688A">
        <w:rPr>
          <w:rFonts w:cs="Arial"/>
        </w:rPr>
        <w:t>Experiment 2</w:t>
      </w:r>
      <w:r w:rsidR="00C45924">
        <w:rPr>
          <w:rFonts w:cs="Arial"/>
        </w:rPr>
        <w:t xml:space="preserve"> (50</w:t>
      </w:r>
      <w:r w:rsidRPr="00970564">
        <w:rPr>
          <w:rFonts w:cs="Arial"/>
        </w:rPr>
        <w:t xml:space="preserve"> participants). </w:t>
      </w:r>
      <w:r w:rsidR="00B02E7D" w:rsidRPr="00970564">
        <w:rPr>
          <w:rFonts w:eastAsia="Calibri" w:cs="Arial"/>
          <w:noProof/>
        </w:rPr>
        <w:t>T</w:t>
      </w:r>
      <w:r w:rsidRPr="00970564">
        <w:rPr>
          <w:rFonts w:eastAsia="Calibri" w:cs="Arial"/>
          <w:noProof/>
        </w:rPr>
        <w:t>he</w:t>
      </w:r>
      <w:r w:rsidRPr="00970564">
        <w:rPr>
          <w:rFonts w:cs="Arial"/>
        </w:rPr>
        <w:t xml:space="preserve"> more the indifference points deviate from 2, the more participants discounted the task option</w:t>
      </w:r>
      <w:r w:rsidR="00B02E7D" w:rsidRPr="00970564">
        <w:rPr>
          <w:rFonts w:eastAsia="Calibri" w:cs="Arial"/>
          <w:noProof/>
        </w:rPr>
        <w:t xml:space="preserve"> (the task offer was fixed at </w:t>
      </w:r>
      <w:r w:rsidR="00B02E7D" w:rsidRPr="00970564">
        <w:rPr>
          <w:rFonts w:eastAsia="Calibri" w:cs="Arial"/>
          <w:lang w:eastAsia="ja-JP"/>
        </w:rPr>
        <w:t>€2)</w:t>
      </w:r>
      <w:r w:rsidRPr="00970564">
        <w:rPr>
          <w:rFonts w:eastAsia="Calibri" w:cs="Arial"/>
          <w:noProof/>
        </w:rPr>
        <w:t>.</w:t>
      </w:r>
      <w:r w:rsidR="00400FFB">
        <w:rPr>
          <w:rFonts w:cs="Arial"/>
        </w:rPr>
        <w:t xml:space="preserve"> </w:t>
      </w:r>
      <w:r w:rsidR="00400FFB">
        <w:rPr>
          <w:rFonts w:cs="Arial"/>
          <w:b/>
        </w:rPr>
        <w:t>C</w:t>
      </w:r>
      <w:r w:rsidR="00B872A5">
        <w:rPr>
          <w:rFonts w:cs="Arial"/>
          <w:b/>
        </w:rPr>
        <w:t>,</w:t>
      </w:r>
      <w:r w:rsidR="00400FFB">
        <w:rPr>
          <w:rFonts w:cs="Arial"/>
          <w:b/>
        </w:rPr>
        <w:t xml:space="preserve">D </w:t>
      </w:r>
      <w:r w:rsidR="000C2B50" w:rsidRPr="00970564">
        <w:rPr>
          <w:rFonts w:eastAsia="Calibri" w:cs="Arial"/>
          <w:lang w:eastAsia="ja-JP"/>
        </w:rPr>
        <w:t>Logistic</w:t>
      </w:r>
      <w:r w:rsidR="000C2B50" w:rsidRPr="00970564">
        <w:rPr>
          <w:rFonts w:cs="Arial"/>
        </w:rPr>
        <w:t xml:space="preserve"> regression curves for “</w:t>
      </w:r>
      <w:r w:rsidR="000C2B50">
        <w:rPr>
          <w:rFonts w:cs="Arial"/>
        </w:rPr>
        <w:t>task</w:t>
      </w:r>
      <w:r w:rsidR="000C2B50" w:rsidRPr="00970564">
        <w:rPr>
          <w:rFonts w:cs="Arial"/>
        </w:rPr>
        <w:t xml:space="preserve"> vs no effort” ch</w:t>
      </w:r>
      <w:r w:rsidR="000C2B50">
        <w:rPr>
          <w:rFonts w:cs="Arial"/>
        </w:rPr>
        <w:t>oices per condition across set size</w:t>
      </w:r>
      <w:r w:rsidR="000C2B50" w:rsidRPr="00970564">
        <w:rPr>
          <w:rFonts w:cs="Arial"/>
        </w:rPr>
        <w:t>. The probability of accepting the “no effort” (</w:t>
      </w:r>
      <w:r w:rsidR="000C2B50" w:rsidRPr="00970564">
        <w:rPr>
          <w:rFonts w:eastAsia="Calibri" w:cs="Arial"/>
          <w:lang w:eastAsia="ja-JP"/>
        </w:rPr>
        <w:t xml:space="preserve">i.e. </w:t>
      </w:r>
      <w:r w:rsidR="000C2B50" w:rsidRPr="00970564">
        <w:rPr>
          <w:rFonts w:cs="Arial"/>
        </w:rPr>
        <w:t>no task) offer (y-axis) is plotted as a function of the amount of money offered for “</w:t>
      </w:r>
      <w:r w:rsidR="000C2B50">
        <w:rPr>
          <w:rFonts w:cs="Arial"/>
        </w:rPr>
        <w:t xml:space="preserve">no effort” (x-axis). Logistic curves estimated </w:t>
      </w:r>
      <w:r w:rsidR="00C17C45">
        <w:rPr>
          <w:rFonts w:cs="Arial"/>
          <w:szCs w:val="24"/>
        </w:rPr>
        <w:t>using the lme4</w:t>
      </w:r>
      <w:r w:rsidR="000C2B50" w:rsidRPr="000C2B50">
        <w:rPr>
          <w:rFonts w:cs="Arial"/>
          <w:sz w:val="22"/>
          <w:szCs w:val="24"/>
        </w:rPr>
        <w:t xml:space="preserve"> package</w:t>
      </w:r>
      <w:r w:rsidR="000C2B50" w:rsidRPr="000C2B50">
        <w:rPr>
          <w:rFonts w:cs="Arial"/>
          <w:sz w:val="22"/>
          <w:szCs w:val="24"/>
          <w:lang w:eastAsia="ja-JP"/>
        </w:rPr>
        <w:fldChar w:fldCharType="begin" w:fldLock="1"/>
      </w:r>
      <w:r w:rsidR="0046749D">
        <w:rPr>
          <w:rFonts w:cs="Arial"/>
          <w:szCs w:val="24"/>
          <w:lang w:eastAsia="ja-JP"/>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Software","id":"ITEM-1","issue":"1","issued":{"date-parts":[["2015","10","7"]]},"page":"1-48","title":"Fitting Linear Mixed-Effects Models Using &lt;b&gt;lme4&lt;/b&gt;","type":"article-journal","volume":"67"},"uris":["http://www.mendeley.com/documents/?uuid=f197b13c-93cc-3da6-aa93-e3aa0068d83f"]}],"mendeley":{"formattedCitation":"&lt;sup&gt;24&lt;/sup&gt;","plainTextFormattedCitation":"24","previouslyFormattedCitation":"&lt;sup&gt;24&lt;/sup&gt;"},"properties":{"noteIndex":0},"schema":"https://github.com/citation-style-language/schema/raw/master/csl-citation.json"}</w:instrText>
      </w:r>
      <w:r w:rsidR="000C2B50" w:rsidRPr="000C2B50">
        <w:rPr>
          <w:rFonts w:cs="Arial"/>
          <w:sz w:val="22"/>
          <w:szCs w:val="24"/>
          <w:lang w:eastAsia="ja-JP"/>
        </w:rPr>
        <w:fldChar w:fldCharType="separate"/>
      </w:r>
      <w:r w:rsidR="000C2B50" w:rsidRPr="000C2B50">
        <w:rPr>
          <w:rFonts w:cs="Arial"/>
          <w:noProof/>
          <w:szCs w:val="24"/>
          <w:vertAlign w:val="superscript"/>
          <w:lang w:eastAsia="ja-JP"/>
        </w:rPr>
        <w:t>24</w:t>
      </w:r>
      <w:r w:rsidR="000C2B50" w:rsidRPr="000C2B50">
        <w:rPr>
          <w:rFonts w:cs="Arial"/>
          <w:sz w:val="22"/>
          <w:szCs w:val="24"/>
          <w:lang w:eastAsia="ja-JP"/>
        </w:rPr>
        <w:fldChar w:fldCharType="end"/>
      </w:r>
      <w:r w:rsidR="000C2B50" w:rsidRPr="000C2B50">
        <w:rPr>
          <w:rFonts w:cs="Arial"/>
          <w:sz w:val="22"/>
          <w:szCs w:val="24"/>
          <w:lang w:eastAsia="ja-JP"/>
        </w:rPr>
        <w:t xml:space="preserve"> in R</w:t>
      </w:r>
      <w:r w:rsidR="000C2B50" w:rsidRPr="000C2B50">
        <w:rPr>
          <w:rFonts w:cs="Arial"/>
          <w:sz w:val="22"/>
          <w:szCs w:val="24"/>
          <w:lang w:eastAsia="ja-JP"/>
        </w:rPr>
        <w:fldChar w:fldCharType="begin" w:fldLock="1"/>
      </w:r>
      <w:r w:rsidR="0046749D">
        <w:rPr>
          <w:rFonts w:cs="Arial"/>
          <w:szCs w:val="24"/>
          <w:lang w:eastAsia="ja-JP"/>
        </w:rPr>
        <w:instrText>ADDIN CSL_CITATION {"citationItems":[{"id":"ITEM-1","itemData":{"URL":"http://www.r-project.org/.","accessed":{"date-parts":[["2018","10","30"]]},"author":[{"dropping-particle":"","family":"R Core Team","given":"","non-dropping-particle":"","parse-names":false,"suffix":""}],"id":"ITEM-1","issued":{"date-parts":[["2014"]]},"page":"http://www.R-project.org/.","title":"R: A language and environment for statistical    computing. R Foundation for Statistical Computing, Vienna, Austria.","type":"webpage"},"uris":["http://www.mendeley.com/documents/?uuid=3d7a6077-9641-3f61-8ae0-3b0941dcf973"]}],"mendeley":{"formattedCitation":"&lt;sup&gt;25&lt;/sup&gt;","plainTextFormattedCitation":"25","previouslyFormattedCitation":"&lt;sup&gt;25&lt;/sup&gt;"},"properties":{"noteIndex":0},"schema":"https://github.com/citation-style-language/schema/raw/master/csl-citation.json"}</w:instrText>
      </w:r>
      <w:r w:rsidR="000C2B50" w:rsidRPr="000C2B50">
        <w:rPr>
          <w:rFonts w:cs="Arial"/>
          <w:sz w:val="22"/>
          <w:szCs w:val="24"/>
          <w:lang w:eastAsia="ja-JP"/>
        </w:rPr>
        <w:fldChar w:fldCharType="separate"/>
      </w:r>
      <w:r w:rsidR="000C2B50" w:rsidRPr="000C2B50">
        <w:rPr>
          <w:rFonts w:cs="Arial"/>
          <w:noProof/>
          <w:szCs w:val="24"/>
          <w:vertAlign w:val="superscript"/>
          <w:lang w:eastAsia="ja-JP"/>
        </w:rPr>
        <w:t>25</w:t>
      </w:r>
      <w:r w:rsidR="000C2B50" w:rsidRPr="000C2B50">
        <w:rPr>
          <w:rFonts w:cs="Arial"/>
          <w:sz w:val="22"/>
          <w:szCs w:val="24"/>
          <w:lang w:eastAsia="ja-JP"/>
        </w:rPr>
        <w:fldChar w:fldCharType="end"/>
      </w:r>
      <w:r w:rsidR="000C2B50">
        <w:rPr>
          <w:rFonts w:cs="Arial"/>
          <w:szCs w:val="24"/>
          <w:lang w:eastAsia="ja-JP"/>
        </w:rPr>
        <w:t xml:space="preserve">. </w:t>
      </w:r>
      <w:r w:rsidR="00400FFB">
        <w:rPr>
          <w:rFonts w:cs="Arial"/>
          <w:b/>
        </w:rPr>
        <w:t xml:space="preserve">C </w:t>
      </w:r>
      <w:r w:rsidR="001E688A">
        <w:rPr>
          <w:rFonts w:cs="Arial"/>
        </w:rPr>
        <w:lastRenderedPageBreak/>
        <w:t xml:space="preserve">Experiment 1 </w:t>
      </w:r>
      <w:r w:rsidR="00400FFB" w:rsidRPr="00970564">
        <w:rPr>
          <w:rFonts w:cs="Arial"/>
        </w:rPr>
        <w:t xml:space="preserve">(24 participants). </w:t>
      </w:r>
      <w:r w:rsidR="00400FFB" w:rsidRPr="00400FFB">
        <w:rPr>
          <w:b/>
        </w:rPr>
        <w:t>D</w:t>
      </w:r>
      <w:r w:rsidR="00C45924">
        <w:rPr>
          <w:rFonts w:cs="Arial"/>
        </w:rPr>
        <w:t xml:space="preserve"> </w:t>
      </w:r>
      <w:r w:rsidR="001E688A">
        <w:rPr>
          <w:rFonts w:cs="Arial"/>
        </w:rPr>
        <w:t>Experiment 2</w:t>
      </w:r>
      <w:r w:rsidR="00C45924">
        <w:rPr>
          <w:rFonts w:cs="Arial"/>
        </w:rPr>
        <w:t xml:space="preserve"> (50</w:t>
      </w:r>
      <w:r w:rsidR="00400FFB" w:rsidRPr="00970564">
        <w:rPr>
          <w:rFonts w:cs="Arial"/>
        </w:rPr>
        <w:t xml:space="preserve"> participants). </w:t>
      </w:r>
      <w:r w:rsidR="00400FFB" w:rsidRPr="00400FFB">
        <w:rPr>
          <w:rFonts w:cs="Arial"/>
          <w:b/>
        </w:rPr>
        <w:t>E</w:t>
      </w:r>
      <w:ins w:id="9" w:author="Danai Papadopetraki" w:date="2019-07-31T18:04:00Z">
        <w:r w:rsidR="006D1894">
          <w:rPr>
            <w:rFonts w:cs="Arial"/>
            <w:b/>
          </w:rPr>
          <w:t>,</w:t>
        </w:r>
      </w:ins>
      <w:r w:rsidR="00400FFB" w:rsidRPr="00400FFB">
        <w:rPr>
          <w:rFonts w:cs="Arial"/>
          <w:b/>
        </w:rPr>
        <w:t>F</w:t>
      </w:r>
      <w:r w:rsidRPr="00970564">
        <w:rPr>
          <w:rFonts w:cs="Arial"/>
        </w:rPr>
        <w:t xml:space="preserve"> Indifference points for “ignore versus update” choices as a function of set size. </w:t>
      </w:r>
      <w:r w:rsidR="00400FFB">
        <w:rPr>
          <w:rFonts w:cs="Arial"/>
          <w:b/>
        </w:rPr>
        <w:t>E</w:t>
      </w:r>
      <w:r w:rsidRPr="00970564">
        <w:rPr>
          <w:rFonts w:cs="Arial"/>
        </w:rPr>
        <w:t xml:space="preserve"> Data from experiment 1</w:t>
      </w:r>
      <w:r w:rsidR="00C45924">
        <w:rPr>
          <w:rFonts w:cs="Arial"/>
        </w:rPr>
        <w:t xml:space="preserve"> (26 participants)</w:t>
      </w:r>
      <w:r w:rsidRPr="00970564">
        <w:rPr>
          <w:rFonts w:cs="Arial"/>
        </w:rPr>
        <w:t xml:space="preserve">. </w:t>
      </w:r>
      <w:r w:rsidR="00400FFB">
        <w:rPr>
          <w:rFonts w:cs="Arial"/>
          <w:b/>
        </w:rPr>
        <w:t>F</w:t>
      </w:r>
      <w:r w:rsidRPr="00970564">
        <w:rPr>
          <w:rFonts w:cs="Arial"/>
        </w:rPr>
        <w:t xml:space="preserve"> Data from experiment 2</w:t>
      </w:r>
      <w:r w:rsidR="00C45924">
        <w:rPr>
          <w:rFonts w:cs="Arial"/>
        </w:rPr>
        <w:t xml:space="preserve"> (58 participants)</w:t>
      </w:r>
      <w:r w:rsidRPr="00970564">
        <w:rPr>
          <w:rFonts w:cs="Arial"/>
        </w:rPr>
        <w:t xml:space="preserve">. </w:t>
      </w:r>
      <w:r w:rsidR="00B02E7D" w:rsidRPr="00970564">
        <w:rPr>
          <w:rFonts w:eastAsia="Calibri" w:cs="Arial"/>
        </w:rPr>
        <w:t>I</w:t>
      </w:r>
      <w:r w:rsidRPr="00970564">
        <w:rPr>
          <w:rFonts w:eastAsia="Calibri" w:cs="Arial"/>
          <w:noProof/>
        </w:rPr>
        <w:t xml:space="preserve">ndifference points </w:t>
      </w:r>
      <w:r w:rsidRPr="00970564">
        <w:rPr>
          <w:rFonts w:cs="Arial"/>
        </w:rPr>
        <w:t>smaller than 2 indicate a preference for update over ignore</w:t>
      </w:r>
      <w:r w:rsidR="00B02E7D" w:rsidRPr="00970564">
        <w:rPr>
          <w:rFonts w:eastAsia="Calibri" w:cs="Arial"/>
          <w:noProof/>
        </w:rPr>
        <w:t xml:space="preserve"> (offer for ignore was fixed at </w:t>
      </w:r>
      <w:r w:rsidR="00B02E7D" w:rsidRPr="00970564">
        <w:rPr>
          <w:rFonts w:eastAsia="Calibri" w:cs="Arial"/>
          <w:lang w:eastAsia="ja-JP"/>
        </w:rPr>
        <w:t>€2)</w:t>
      </w:r>
      <w:r w:rsidRPr="00970564">
        <w:rPr>
          <w:rFonts w:eastAsia="Calibri" w:cs="Arial"/>
          <w:noProof/>
        </w:rPr>
        <w:t>.</w:t>
      </w:r>
      <w:r w:rsidRPr="00970564">
        <w:rPr>
          <w:rFonts w:cs="Arial"/>
        </w:rPr>
        <w:t xml:space="preserve"> Error bars indicate within-participant SEM</w:t>
      </w:r>
      <w:r w:rsidR="00A4429A" w:rsidRPr="00970564">
        <w:rPr>
          <w:rFonts w:cs="Arial"/>
          <w:lang w:eastAsia="ja-JP"/>
        </w:rPr>
        <w:fldChar w:fldCharType="begin" w:fldLock="1"/>
      </w:r>
      <w:r w:rsidR="005518F1">
        <w:rPr>
          <w:rFonts w:cs="Arial"/>
          <w:lang w:eastAsia="ja-JP"/>
        </w:rPr>
        <w:instrText>ADDIN CSL_CITATION {"citationItems":[{"id":"ITEM-1","itemData":{"DOI":"10.20982/tqmp.01.1.p042","ISSN":"1913-4126","author":[{"dropping-particle":"","family":"Cousineau","given":"Denis","non-dropping-particle":"","parse-names":false,"suffix":""}],"container-title":"Tutorials in Quantitative Methods for Psychology","id":"ITEM-1","issue":"1","issued":{"date-parts":[["2005","9","1"]]},"page":"42-45","title":"Confidence intervals in within-subject designs: A simpler solution to Loftus and Masson's method","type":"article-journal","volume":"1"},"uris":["http://www.mendeley.com/documents/?uuid=d2945a5d-4137-382c-8bc9-f9878b20ab3b"]},{"id":"ITEM-2","itemData":{"DOI":"10.20982/tqmp.04.2.p061","ISSN":"1913-4126","author":[{"dropping-particle":"","family":"Morey","given":"Richard D.","non-dropping-particle":"","parse-names":false,"suffix":""}],"container-title":"Tutorials in Quantitative Methods for Psychology","id":"ITEM-2","issue":"2","issued":{"date-parts":[["2008","9","1"]]},"page":"61-64","title":"Confidence Intervals from Normalized Data: A correction to Cousineau (2005)","type":"article-journal","volume":"4"},"uris":["http://www.mendeley.com/documents/?uuid=dce42c3c-10d0-3946-b044-c3f6f8c97d8e"]}],"mendeley":{"formattedCitation":"&lt;sup&gt;21,22&lt;/sup&gt;","plainTextFormattedCitation":"21,22","previouslyFormattedCitation":"&lt;sup&gt;21,22&lt;/sup&gt;"},"properties":{"noteIndex":0},"schema":"https://github.com/citation-style-language/schema/raw/master/csl-citation.json"}</w:instrText>
      </w:r>
      <w:r w:rsidR="00A4429A" w:rsidRPr="00970564">
        <w:rPr>
          <w:rFonts w:cs="Arial"/>
          <w:lang w:eastAsia="ja-JP"/>
        </w:rPr>
        <w:fldChar w:fldCharType="separate"/>
      </w:r>
      <w:r w:rsidR="00900833" w:rsidRPr="00900833">
        <w:rPr>
          <w:rFonts w:cs="Arial"/>
          <w:noProof/>
          <w:vertAlign w:val="superscript"/>
          <w:lang w:eastAsia="ja-JP"/>
        </w:rPr>
        <w:t>21,22</w:t>
      </w:r>
      <w:r w:rsidR="00A4429A" w:rsidRPr="00970564">
        <w:rPr>
          <w:rFonts w:cs="Arial"/>
          <w:lang w:eastAsia="ja-JP"/>
        </w:rPr>
        <w:fldChar w:fldCharType="end"/>
      </w:r>
      <w:r w:rsidR="00A4429A" w:rsidRPr="00970564">
        <w:rPr>
          <w:rFonts w:cs="Arial"/>
          <w:lang w:eastAsia="ja-JP"/>
        </w:rPr>
        <w:t>.</w:t>
      </w:r>
    </w:p>
    <w:p w14:paraId="4A821C79" w14:textId="77777777" w:rsidR="00F744CF" w:rsidRPr="00970564" w:rsidRDefault="00F744CF" w:rsidP="00E922A2">
      <w:pPr>
        <w:spacing w:line="360" w:lineRule="auto"/>
        <w:jc w:val="both"/>
        <w:rPr>
          <w:rFonts w:cs="Arial"/>
          <w:lang w:eastAsia="ja-JP"/>
        </w:rPr>
      </w:pPr>
    </w:p>
    <w:tbl>
      <w:tblPr>
        <w:tblW w:w="9358" w:type="dxa"/>
        <w:tblLook w:val="04A0" w:firstRow="1" w:lastRow="0" w:firstColumn="1" w:lastColumn="0" w:noHBand="0" w:noVBand="1"/>
      </w:tblPr>
      <w:tblGrid>
        <w:gridCol w:w="4079"/>
        <w:gridCol w:w="1605"/>
        <w:gridCol w:w="1814"/>
        <w:gridCol w:w="1860"/>
      </w:tblGrid>
      <w:tr w:rsidR="00F744CF" w:rsidRPr="00970564" w14:paraId="03BBB52E" w14:textId="77777777" w:rsidTr="00C0416E">
        <w:trPr>
          <w:trHeight w:val="580"/>
        </w:trPr>
        <w:tc>
          <w:tcPr>
            <w:tcW w:w="9358" w:type="dxa"/>
            <w:gridSpan w:val="4"/>
            <w:tcBorders>
              <w:top w:val="nil"/>
              <w:left w:val="nil"/>
              <w:bottom w:val="single" w:sz="8" w:space="0" w:color="auto"/>
              <w:right w:val="nil"/>
            </w:tcBorders>
            <w:shd w:val="clear" w:color="auto" w:fill="auto"/>
            <w:vAlign w:val="center"/>
            <w:hideMark/>
          </w:tcPr>
          <w:p w14:paraId="7C8B36A1" w14:textId="5474586C" w:rsidR="00F744CF" w:rsidRPr="00970564" w:rsidRDefault="00F744CF" w:rsidP="00E922A2">
            <w:pPr>
              <w:spacing w:after="120" w:line="360" w:lineRule="auto"/>
              <w:jc w:val="both"/>
              <w:rPr>
                <w:rFonts w:eastAsia="Times New Roman" w:cs="Arial"/>
                <w:b/>
                <w:bCs/>
                <w:color w:val="000000"/>
              </w:rPr>
            </w:pPr>
            <w:r w:rsidRPr="00970564">
              <w:rPr>
                <w:rFonts w:eastAsia="Times New Roman" w:cs="Arial"/>
                <w:b/>
                <w:bCs/>
                <w:color w:val="000000"/>
              </w:rPr>
              <w:t>Table 5. Model Comparison</w:t>
            </w:r>
            <w:r w:rsidR="00AD29C4" w:rsidRPr="00970564">
              <w:rPr>
                <w:rFonts w:eastAsia="Times New Roman" w:cs="Arial"/>
                <w:b/>
                <w:bCs/>
                <w:color w:val="000000"/>
              </w:rPr>
              <w:t xml:space="preserve"> </w:t>
            </w:r>
            <w:r w:rsidR="00DA7B89">
              <w:rPr>
                <w:rFonts w:eastAsia="Times New Roman" w:cs="Arial"/>
                <w:b/>
                <w:bCs/>
                <w:color w:val="000000"/>
              </w:rPr>
              <w:t xml:space="preserve"> </w:t>
            </w:r>
            <w:r w:rsidR="004B6F38">
              <w:rPr>
                <w:rFonts w:eastAsia="Times New Roman" w:cs="Arial"/>
                <w:b/>
                <w:bCs/>
                <w:color w:val="000000"/>
              </w:rPr>
              <w:t xml:space="preserve">relative to the null model </w:t>
            </w:r>
            <w:r w:rsidR="00DA7B89">
              <w:rPr>
                <w:rFonts w:eastAsia="Times New Roman" w:cs="Arial"/>
                <w:b/>
                <w:bCs/>
                <w:color w:val="000000"/>
              </w:rPr>
              <w:t>for “</w:t>
            </w:r>
            <w:r w:rsidR="00955042">
              <w:rPr>
                <w:rFonts w:eastAsia="Times New Roman" w:cs="Arial"/>
                <w:b/>
                <w:bCs/>
                <w:color w:val="000000"/>
              </w:rPr>
              <w:t>task</w:t>
            </w:r>
            <w:r w:rsidR="00DA7B89">
              <w:rPr>
                <w:rFonts w:eastAsia="Times New Roman" w:cs="Arial"/>
                <w:b/>
                <w:bCs/>
                <w:color w:val="000000"/>
              </w:rPr>
              <w:t xml:space="preserve"> vs no effort”</w:t>
            </w:r>
            <w:r w:rsidR="004B6F38">
              <w:rPr>
                <w:rFonts w:eastAsia="Times New Roman" w:cs="Arial"/>
                <w:b/>
                <w:bCs/>
                <w:color w:val="000000"/>
              </w:rPr>
              <w:t xml:space="preserve"> i</w:t>
            </w:r>
            <w:r w:rsidRPr="00970564">
              <w:rPr>
                <w:rFonts w:eastAsia="Times New Roman" w:cs="Arial"/>
                <w:b/>
                <w:bCs/>
                <w:color w:val="000000"/>
              </w:rPr>
              <w:t>ndifference points</w:t>
            </w:r>
          </w:p>
        </w:tc>
      </w:tr>
      <w:tr w:rsidR="002D12E3" w:rsidRPr="00970564" w14:paraId="0900F5AC" w14:textId="77777777" w:rsidTr="00C0416E">
        <w:trPr>
          <w:trHeight w:val="328"/>
        </w:trPr>
        <w:tc>
          <w:tcPr>
            <w:tcW w:w="4079" w:type="dxa"/>
            <w:tcBorders>
              <w:top w:val="nil"/>
              <w:left w:val="nil"/>
              <w:bottom w:val="single" w:sz="8" w:space="0" w:color="auto"/>
              <w:right w:val="nil"/>
            </w:tcBorders>
            <w:shd w:val="clear" w:color="auto" w:fill="auto"/>
            <w:noWrap/>
            <w:vAlign w:val="bottom"/>
            <w:hideMark/>
          </w:tcPr>
          <w:p w14:paraId="662FC804" w14:textId="77777777" w:rsidR="002D12E3" w:rsidRPr="00970564" w:rsidRDefault="002D12E3" w:rsidP="00E922A2">
            <w:pPr>
              <w:spacing w:after="0" w:line="360" w:lineRule="auto"/>
              <w:rPr>
                <w:rFonts w:cs="Arial"/>
                <w:b/>
                <w:color w:val="000000"/>
              </w:rPr>
            </w:pPr>
            <w:r w:rsidRPr="00970564">
              <w:rPr>
                <w:rFonts w:cs="Arial"/>
                <w:b/>
                <w:color w:val="000000"/>
              </w:rPr>
              <w:t>Models</w:t>
            </w:r>
          </w:p>
        </w:tc>
        <w:tc>
          <w:tcPr>
            <w:tcW w:w="1604" w:type="dxa"/>
            <w:tcBorders>
              <w:top w:val="single" w:sz="8" w:space="0" w:color="auto"/>
              <w:left w:val="nil"/>
              <w:bottom w:val="single" w:sz="8" w:space="0" w:color="auto"/>
              <w:right w:val="nil"/>
            </w:tcBorders>
            <w:shd w:val="clear" w:color="auto" w:fill="auto"/>
            <w:noWrap/>
            <w:vAlign w:val="bottom"/>
            <w:hideMark/>
          </w:tcPr>
          <w:p w14:paraId="521920D6" w14:textId="77777777" w:rsidR="002D12E3" w:rsidRPr="00970564" w:rsidRDefault="002D12E3" w:rsidP="00E922A2">
            <w:pPr>
              <w:spacing w:after="0" w:line="360" w:lineRule="auto"/>
              <w:jc w:val="center"/>
              <w:rPr>
                <w:rFonts w:cs="Arial"/>
                <w:b/>
                <w:color w:val="000000"/>
              </w:rPr>
            </w:pPr>
            <w:r w:rsidRPr="00970564">
              <w:rPr>
                <w:rFonts w:cs="Arial"/>
                <w:b/>
                <w:color w:val="000000"/>
              </w:rPr>
              <w:t> </w:t>
            </w:r>
          </w:p>
        </w:tc>
        <w:tc>
          <w:tcPr>
            <w:tcW w:w="3674" w:type="dxa"/>
            <w:gridSpan w:val="2"/>
            <w:tcBorders>
              <w:top w:val="single" w:sz="8" w:space="0" w:color="auto"/>
              <w:left w:val="nil"/>
              <w:bottom w:val="single" w:sz="8" w:space="0" w:color="auto"/>
              <w:right w:val="nil"/>
            </w:tcBorders>
            <w:shd w:val="clear" w:color="auto" w:fill="auto"/>
            <w:noWrap/>
            <w:vAlign w:val="bottom"/>
            <w:hideMark/>
          </w:tcPr>
          <w:p w14:paraId="290D9459" w14:textId="77777777" w:rsidR="002D12E3" w:rsidRPr="00970564" w:rsidRDefault="002D12E3" w:rsidP="00E922A2">
            <w:pPr>
              <w:spacing w:after="0" w:line="360" w:lineRule="auto"/>
              <w:jc w:val="center"/>
              <w:rPr>
                <w:rFonts w:cs="Arial"/>
                <w:b/>
                <w:color w:val="000000"/>
              </w:rPr>
            </w:pPr>
            <w:r w:rsidRPr="00970564">
              <w:rPr>
                <w:rFonts w:cs="Arial"/>
                <w:b/>
                <w:color w:val="000000"/>
              </w:rPr>
              <w:t xml:space="preserve">BF </w:t>
            </w:r>
            <w:r w:rsidRPr="00970564">
              <w:rPr>
                <w:rFonts w:cs="Arial"/>
                <w:b/>
                <w:color w:val="000000"/>
                <w:vertAlign w:val="subscript"/>
              </w:rPr>
              <w:t>10</w:t>
            </w:r>
          </w:p>
        </w:tc>
      </w:tr>
      <w:tr w:rsidR="002D12E3" w:rsidRPr="00970564" w14:paraId="30738BDE" w14:textId="77777777" w:rsidTr="00C0416E">
        <w:trPr>
          <w:trHeight w:val="316"/>
        </w:trPr>
        <w:tc>
          <w:tcPr>
            <w:tcW w:w="4079" w:type="dxa"/>
            <w:tcBorders>
              <w:top w:val="nil"/>
              <w:left w:val="nil"/>
              <w:bottom w:val="nil"/>
              <w:right w:val="nil"/>
            </w:tcBorders>
            <w:shd w:val="clear" w:color="auto" w:fill="auto"/>
            <w:noWrap/>
            <w:vAlign w:val="bottom"/>
            <w:hideMark/>
          </w:tcPr>
          <w:p w14:paraId="04DD8B13" w14:textId="0E0A5337" w:rsidR="002D12E3" w:rsidRPr="00970564" w:rsidRDefault="002D12E3" w:rsidP="00E922A2">
            <w:pPr>
              <w:spacing w:after="0" w:line="360" w:lineRule="auto"/>
              <w:jc w:val="center"/>
              <w:rPr>
                <w:rFonts w:cs="Arial"/>
                <w:color w:val="000000"/>
              </w:rPr>
            </w:pPr>
          </w:p>
        </w:tc>
        <w:tc>
          <w:tcPr>
            <w:tcW w:w="1604" w:type="dxa"/>
            <w:tcBorders>
              <w:top w:val="single" w:sz="8" w:space="0" w:color="auto"/>
              <w:left w:val="nil"/>
              <w:bottom w:val="nil"/>
              <w:right w:val="nil"/>
            </w:tcBorders>
            <w:shd w:val="clear" w:color="auto" w:fill="auto"/>
            <w:noWrap/>
            <w:vAlign w:val="bottom"/>
            <w:hideMark/>
          </w:tcPr>
          <w:p w14:paraId="422D053C" w14:textId="3D27268B" w:rsidR="002D12E3" w:rsidRPr="00970564" w:rsidRDefault="002D12E3" w:rsidP="00E922A2">
            <w:pPr>
              <w:spacing w:after="0" w:line="360" w:lineRule="auto"/>
              <w:jc w:val="center"/>
              <w:rPr>
                <w:rFonts w:cs="Arial"/>
                <w:color w:val="000000"/>
              </w:rPr>
            </w:pPr>
          </w:p>
        </w:tc>
        <w:tc>
          <w:tcPr>
            <w:tcW w:w="1814" w:type="dxa"/>
            <w:tcBorders>
              <w:top w:val="nil"/>
              <w:left w:val="nil"/>
              <w:bottom w:val="nil"/>
              <w:right w:val="nil"/>
            </w:tcBorders>
            <w:shd w:val="clear" w:color="auto" w:fill="auto"/>
            <w:noWrap/>
            <w:vAlign w:val="bottom"/>
            <w:hideMark/>
          </w:tcPr>
          <w:p w14:paraId="542EA484" w14:textId="54E1401E" w:rsidR="002D12E3" w:rsidRPr="00970564" w:rsidRDefault="001E688A" w:rsidP="00E922A2">
            <w:pPr>
              <w:spacing w:after="0" w:line="360" w:lineRule="auto"/>
              <w:jc w:val="center"/>
              <w:rPr>
                <w:rFonts w:cs="Arial"/>
                <w:b/>
                <w:color w:val="000000"/>
              </w:rPr>
            </w:pPr>
            <w:r>
              <w:rPr>
                <w:rFonts w:cs="Arial"/>
                <w:b/>
                <w:color w:val="000000"/>
              </w:rPr>
              <w:t>Experiment 1</w:t>
            </w:r>
          </w:p>
        </w:tc>
        <w:tc>
          <w:tcPr>
            <w:tcW w:w="1859" w:type="dxa"/>
            <w:tcBorders>
              <w:top w:val="nil"/>
              <w:left w:val="nil"/>
              <w:bottom w:val="nil"/>
              <w:right w:val="nil"/>
            </w:tcBorders>
            <w:shd w:val="clear" w:color="auto" w:fill="auto"/>
            <w:noWrap/>
            <w:vAlign w:val="bottom"/>
            <w:hideMark/>
          </w:tcPr>
          <w:p w14:paraId="1C6A2E01" w14:textId="6AEB9F25" w:rsidR="002D12E3" w:rsidRPr="00970564" w:rsidRDefault="001E688A" w:rsidP="00E922A2">
            <w:pPr>
              <w:spacing w:after="0" w:line="360" w:lineRule="auto"/>
              <w:jc w:val="center"/>
              <w:rPr>
                <w:rFonts w:cs="Arial"/>
                <w:b/>
                <w:color w:val="000000"/>
              </w:rPr>
            </w:pPr>
            <w:r>
              <w:rPr>
                <w:rFonts w:cs="Arial"/>
                <w:b/>
                <w:color w:val="000000"/>
              </w:rPr>
              <w:t>Experiment 2</w:t>
            </w:r>
          </w:p>
        </w:tc>
      </w:tr>
      <w:tr w:rsidR="002D12E3" w:rsidRPr="00970564" w14:paraId="5C9FA7AB" w14:textId="77777777" w:rsidTr="00C0416E">
        <w:trPr>
          <w:trHeight w:val="525"/>
        </w:trPr>
        <w:tc>
          <w:tcPr>
            <w:tcW w:w="5684" w:type="dxa"/>
            <w:gridSpan w:val="2"/>
            <w:tcBorders>
              <w:top w:val="nil"/>
              <w:left w:val="nil"/>
              <w:right w:val="nil"/>
            </w:tcBorders>
            <w:shd w:val="clear" w:color="auto" w:fill="auto"/>
            <w:noWrap/>
            <w:vAlign w:val="bottom"/>
            <w:hideMark/>
          </w:tcPr>
          <w:p w14:paraId="5BC9A3A1" w14:textId="77777777" w:rsidR="002D12E3" w:rsidRPr="00970564" w:rsidRDefault="002D12E3" w:rsidP="00E922A2">
            <w:pPr>
              <w:spacing w:after="0" w:line="360" w:lineRule="auto"/>
              <w:rPr>
                <w:rFonts w:cs="Arial"/>
                <w:color w:val="000000"/>
              </w:rPr>
            </w:pPr>
            <w:r w:rsidRPr="00970564">
              <w:rPr>
                <w:rFonts w:cs="Arial"/>
                <w:color w:val="000000"/>
              </w:rPr>
              <w:t>Condition+ Set size</w:t>
            </w:r>
          </w:p>
        </w:tc>
        <w:tc>
          <w:tcPr>
            <w:tcW w:w="1814" w:type="dxa"/>
            <w:tcBorders>
              <w:top w:val="nil"/>
              <w:left w:val="nil"/>
              <w:right w:val="nil"/>
            </w:tcBorders>
            <w:shd w:val="clear" w:color="auto" w:fill="auto"/>
            <w:vAlign w:val="center"/>
            <w:hideMark/>
          </w:tcPr>
          <w:p w14:paraId="61974B7A" w14:textId="77777777" w:rsidR="002D12E3" w:rsidRPr="00970564" w:rsidRDefault="002D12E3" w:rsidP="00E922A2">
            <w:pPr>
              <w:spacing w:after="0" w:line="360" w:lineRule="auto"/>
              <w:jc w:val="center"/>
              <w:rPr>
                <w:rFonts w:cs="Arial"/>
                <w:color w:val="000000"/>
              </w:rPr>
            </w:pPr>
            <w:r w:rsidRPr="00970564">
              <w:rPr>
                <w:rFonts w:cs="Arial"/>
                <w:color w:val="000000"/>
              </w:rPr>
              <w:t>5002.7</w:t>
            </w:r>
          </w:p>
        </w:tc>
        <w:tc>
          <w:tcPr>
            <w:tcW w:w="1859" w:type="dxa"/>
            <w:tcBorders>
              <w:top w:val="nil"/>
              <w:left w:val="nil"/>
              <w:right w:val="nil"/>
            </w:tcBorders>
            <w:shd w:val="clear" w:color="auto" w:fill="auto"/>
            <w:vAlign w:val="center"/>
            <w:hideMark/>
          </w:tcPr>
          <w:p w14:paraId="0437680F" w14:textId="77777777" w:rsidR="002D12E3" w:rsidRPr="00970564" w:rsidRDefault="002D12E3" w:rsidP="00E922A2">
            <w:pPr>
              <w:spacing w:after="0" w:line="360" w:lineRule="auto"/>
              <w:jc w:val="center"/>
              <w:rPr>
                <w:rFonts w:cs="Arial"/>
                <w:color w:val="000000"/>
              </w:rPr>
            </w:pPr>
            <w:r w:rsidRPr="00970564">
              <w:rPr>
                <w:rFonts w:cs="Arial"/>
                <w:color w:val="000000"/>
              </w:rPr>
              <w:t>9.7e +19</w:t>
            </w:r>
          </w:p>
        </w:tc>
      </w:tr>
      <w:tr w:rsidR="002D12E3" w:rsidRPr="00970564" w14:paraId="67990F5A" w14:textId="77777777" w:rsidTr="00C0416E">
        <w:trPr>
          <w:trHeight w:val="527"/>
        </w:trPr>
        <w:tc>
          <w:tcPr>
            <w:tcW w:w="5684" w:type="dxa"/>
            <w:gridSpan w:val="2"/>
            <w:tcBorders>
              <w:top w:val="nil"/>
              <w:left w:val="nil"/>
              <w:right w:val="nil"/>
            </w:tcBorders>
            <w:shd w:val="clear" w:color="auto" w:fill="auto"/>
            <w:noWrap/>
            <w:vAlign w:val="bottom"/>
            <w:hideMark/>
          </w:tcPr>
          <w:p w14:paraId="73F02901" w14:textId="77777777" w:rsidR="002D12E3" w:rsidRPr="00970564" w:rsidRDefault="002D12E3" w:rsidP="00E922A2">
            <w:pPr>
              <w:spacing w:after="0" w:line="360" w:lineRule="auto"/>
              <w:rPr>
                <w:rFonts w:cs="Arial"/>
                <w:color w:val="000000"/>
              </w:rPr>
            </w:pPr>
            <w:r w:rsidRPr="00970564">
              <w:rPr>
                <w:rFonts w:cs="Arial"/>
                <w:color w:val="000000"/>
              </w:rPr>
              <w:t>Condition+ Set size+ Condition* Set size</w:t>
            </w:r>
          </w:p>
        </w:tc>
        <w:tc>
          <w:tcPr>
            <w:tcW w:w="1814" w:type="dxa"/>
            <w:tcBorders>
              <w:top w:val="nil"/>
              <w:left w:val="nil"/>
              <w:right w:val="nil"/>
            </w:tcBorders>
            <w:shd w:val="clear" w:color="auto" w:fill="auto"/>
            <w:vAlign w:val="center"/>
            <w:hideMark/>
          </w:tcPr>
          <w:p w14:paraId="5F61FC0E" w14:textId="77777777" w:rsidR="002D12E3" w:rsidRPr="00970564" w:rsidRDefault="002D12E3" w:rsidP="00E922A2">
            <w:pPr>
              <w:spacing w:after="0" w:line="360" w:lineRule="auto"/>
              <w:jc w:val="center"/>
              <w:rPr>
                <w:rFonts w:cs="Arial"/>
                <w:color w:val="000000"/>
              </w:rPr>
            </w:pPr>
            <w:r w:rsidRPr="00970564">
              <w:rPr>
                <w:rFonts w:cs="Arial"/>
                <w:color w:val="000000"/>
              </w:rPr>
              <w:t>722.8</w:t>
            </w:r>
          </w:p>
        </w:tc>
        <w:tc>
          <w:tcPr>
            <w:tcW w:w="1859" w:type="dxa"/>
            <w:tcBorders>
              <w:top w:val="nil"/>
              <w:left w:val="nil"/>
              <w:right w:val="nil"/>
            </w:tcBorders>
            <w:shd w:val="clear" w:color="auto" w:fill="auto"/>
            <w:vAlign w:val="center"/>
            <w:hideMark/>
          </w:tcPr>
          <w:p w14:paraId="4D0F861E" w14:textId="77777777" w:rsidR="002D12E3" w:rsidRPr="00970564" w:rsidRDefault="002D12E3" w:rsidP="00E922A2">
            <w:pPr>
              <w:spacing w:after="0" w:line="360" w:lineRule="auto"/>
              <w:jc w:val="center"/>
              <w:rPr>
                <w:rFonts w:cs="Arial"/>
                <w:color w:val="000000"/>
              </w:rPr>
            </w:pPr>
            <w:r w:rsidRPr="00970564">
              <w:rPr>
                <w:rFonts w:cs="Arial"/>
                <w:color w:val="000000"/>
              </w:rPr>
              <w:t>5.2e +18</w:t>
            </w:r>
          </w:p>
        </w:tc>
      </w:tr>
      <w:tr w:rsidR="002D12E3" w:rsidRPr="00970564" w14:paraId="2E59996F" w14:textId="77777777" w:rsidTr="00C0416E">
        <w:trPr>
          <w:trHeight w:val="540"/>
        </w:trPr>
        <w:tc>
          <w:tcPr>
            <w:tcW w:w="5684" w:type="dxa"/>
            <w:gridSpan w:val="2"/>
            <w:tcBorders>
              <w:top w:val="nil"/>
              <w:left w:val="nil"/>
              <w:right w:val="nil"/>
            </w:tcBorders>
            <w:shd w:val="clear" w:color="auto" w:fill="auto"/>
            <w:noWrap/>
            <w:vAlign w:val="bottom"/>
            <w:hideMark/>
          </w:tcPr>
          <w:p w14:paraId="75EEE375" w14:textId="77777777" w:rsidR="002D12E3" w:rsidRPr="00970564" w:rsidRDefault="002D12E3" w:rsidP="00E922A2">
            <w:pPr>
              <w:spacing w:after="0" w:line="360" w:lineRule="auto"/>
              <w:rPr>
                <w:rFonts w:cs="Arial"/>
                <w:color w:val="000000"/>
              </w:rPr>
            </w:pPr>
            <w:r w:rsidRPr="00970564">
              <w:rPr>
                <w:rFonts w:cs="Arial"/>
                <w:color w:val="000000"/>
              </w:rPr>
              <w:t>Set size</w:t>
            </w:r>
          </w:p>
        </w:tc>
        <w:tc>
          <w:tcPr>
            <w:tcW w:w="1814" w:type="dxa"/>
            <w:tcBorders>
              <w:top w:val="nil"/>
              <w:left w:val="nil"/>
              <w:right w:val="nil"/>
            </w:tcBorders>
            <w:shd w:val="clear" w:color="auto" w:fill="auto"/>
            <w:vAlign w:val="center"/>
            <w:hideMark/>
          </w:tcPr>
          <w:p w14:paraId="6898F1B1" w14:textId="77777777" w:rsidR="002D12E3" w:rsidRPr="00970564" w:rsidRDefault="002D12E3" w:rsidP="00E922A2">
            <w:pPr>
              <w:spacing w:after="0" w:line="360" w:lineRule="auto"/>
              <w:jc w:val="center"/>
              <w:rPr>
                <w:rFonts w:cs="Arial"/>
                <w:color w:val="000000"/>
              </w:rPr>
            </w:pPr>
            <w:r w:rsidRPr="00970564">
              <w:rPr>
                <w:rFonts w:cs="Arial"/>
                <w:color w:val="000000"/>
              </w:rPr>
              <w:t>1229.2</w:t>
            </w:r>
          </w:p>
        </w:tc>
        <w:tc>
          <w:tcPr>
            <w:tcW w:w="1859" w:type="dxa"/>
            <w:tcBorders>
              <w:top w:val="nil"/>
              <w:left w:val="nil"/>
              <w:right w:val="nil"/>
            </w:tcBorders>
            <w:shd w:val="clear" w:color="auto" w:fill="auto"/>
            <w:vAlign w:val="center"/>
            <w:hideMark/>
          </w:tcPr>
          <w:p w14:paraId="4E7D0C9C" w14:textId="77777777" w:rsidR="002D12E3" w:rsidRPr="00970564" w:rsidRDefault="002D12E3" w:rsidP="00E922A2">
            <w:pPr>
              <w:spacing w:after="0" w:line="360" w:lineRule="auto"/>
              <w:jc w:val="center"/>
              <w:rPr>
                <w:rFonts w:cs="Arial"/>
                <w:color w:val="000000"/>
              </w:rPr>
            </w:pPr>
            <w:r w:rsidRPr="00970564">
              <w:rPr>
                <w:rFonts w:cs="Arial"/>
                <w:color w:val="000000"/>
              </w:rPr>
              <w:t>4.0e +16</w:t>
            </w:r>
          </w:p>
        </w:tc>
      </w:tr>
      <w:tr w:rsidR="002D12E3" w:rsidRPr="00970564" w14:paraId="5F67B409" w14:textId="77777777" w:rsidTr="00C0416E">
        <w:trPr>
          <w:trHeight w:val="275"/>
        </w:trPr>
        <w:tc>
          <w:tcPr>
            <w:tcW w:w="5684" w:type="dxa"/>
            <w:gridSpan w:val="2"/>
            <w:tcBorders>
              <w:left w:val="nil"/>
              <w:bottom w:val="single" w:sz="4" w:space="0" w:color="auto"/>
              <w:right w:val="nil"/>
            </w:tcBorders>
            <w:shd w:val="clear" w:color="auto" w:fill="auto"/>
            <w:noWrap/>
            <w:vAlign w:val="bottom"/>
            <w:hideMark/>
          </w:tcPr>
          <w:p w14:paraId="3E600C38" w14:textId="77777777" w:rsidR="002D12E3" w:rsidRPr="00970564" w:rsidRDefault="002D12E3" w:rsidP="00E922A2">
            <w:pPr>
              <w:spacing w:after="0" w:line="360" w:lineRule="auto"/>
              <w:rPr>
                <w:rFonts w:cs="Arial"/>
                <w:color w:val="000000"/>
              </w:rPr>
            </w:pPr>
            <w:r w:rsidRPr="00970564">
              <w:rPr>
                <w:rFonts w:cs="Arial"/>
                <w:color w:val="000000"/>
              </w:rPr>
              <w:t>Condition</w:t>
            </w:r>
          </w:p>
        </w:tc>
        <w:tc>
          <w:tcPr>
            <w:tcW w:w="1814" w:type="dxa"/>
            <w:tcBorders>
              <w:left w:val="nil"/>
              <w:bottom w:val="single" w:sz="4" w:space="0" w:color="auto"/>
              <w:right w:val="nil"/>
            </w:tcBorders>
            <w:shd w:val="clear" w:color="auto" w:fill="auto"/>
            <w:vAlign w:val="center"/>
            <w:hideMark/>
          </w:tcPr>
          <w:p w14:paraId="05C19278" w14:textId="77777777" w:rsidR="002D12E3" w:rsidRPr="00970564" w:rsidRDefault="002D12E3" w:rsidP="00E922A2">
            <w:pPr>
              <w:spacing w:after="0" w:line="360" w:lineRule="auto"/>
              <w:jc w:val="center"/>
              <w:rPr>
                <w:rFonts w:cs="Arial"/>
                <w:color w:val="000000"/>
              </w:rPr>
            </w:pPr>
            <w:r w:rsidRPr="00970564">
              <w:rPr>
                <w:rFonts w:cs="Arial"/>
                <w:color w:val="000000"/>
              </w:rPr>
              <w:t>2.7</w:t>
            </w:r>
          </w:p>
        </w:tc>
        <w:tc>
          <w:tcPr>
            <w:tcW w:w="1859" w:type="dxa"/>
            <w:tcBorders>
              <w:left w:val="nil"/>
              <w:bottom w:val="single" w:sz="4" w:space="0" w:color="auto"/>
              <w:right w:val="nil"/>
            </w:tcBorders>
            <w:shd w:val="clear" w:color="auto" w:fill="auto"/>
            <w:vAlign w:val="center"/>
            <w:hideMark/>
          </w:tcPr>
          <w:p w14:paraId="6E1CBC10" w14:textId="77777777" w:rsidR="002D12E3" w:rsidRPr="00970564" w:rsidRDefault="002D12E3" w:rsidP="00E922A2">
            <w:pPr>
              <w:spacing w:after="0" w:line="360" w:lineRule="auto"/>
              <w:jc w:val="center"/>
              <w:rPr>
                <w:rFonts w:cs="Arial"/>
                <w:color w:val="000000"/>
              </w:rPr>
            </w:pPr>
            <w:r w:rsidRPr="00970564">
              <w:rPr>
                <w:rFonts w:cs="Arial"/>
                <w:color w:val="000000"/>
              </w:rPr>
              <w:t>243.7</w:t>
            </w:r>
          </w:p>
        </w:tc>
      </w:tr>
    </w:tbl>
    <w:p w14:paraId="53224E65" w14:textId="77777777" w:rsidR="00F744CF" w:rsidRPr="00970564" w:rsidRDefault="00F744CF" w:rsidP="00E922A2">
      <w:pPr>
        <w:spacing w:line="360" w:lineRule="auto"/>
        <w:jc w:val="both"/>
        <w:rPr>
          <w:rFonts w:cs="Arial"/>
          <w:lang w:eastAsia="ja-JP"/>
        </w:rPr>
      </w:pPr>
    </w:p>
    <w:p w14:paraId="66266ABB" w14:textId="77777777" w:rsidR="00F744CF" w:rsidRPr="00970564" w:rsidRDefault="00F744CF" w:rsidP="00E922A2">
      <w:pPr>
        <w:spacing w:line="360" w:lineRule="auto"/>
        <w:jc w:val="both"/>
        <w:rPr>
          <w:rFonts w:cs="Arial"/>
          <w:lang w:eastAsia="ja-JP"/>
        </w:rPr>
      </w:pPr>
    </w:p>
    <w:tbl>
      <w:tblPr>
        <w:tblW w:w="9255" w:type="dxa"/>
        <w:tblLook w:val="04A0" w:firstRow="1" w:lastRow="0" w:firstColumn="1" w:lastColumn="0" w:noHBand="0" w:noVBand="1"/>
      </w:tblPr>
      <w:tblGrid>
        <w:gridCol w:w="1793"/>
        <w:gridCol w:w="558"/>
        <w:gridCol w:w="1726"/>
        <w:gridCol w:w="1726"/>
        <w:gridCol w:w="1726"/>
        <w:gridCol w:w="1726"/>
      </w:tblGrid>
      <w:tr w:rsidR="007050FE" w:rsidRPr="00D065DC" w14:paraId="26DB1C51" w14:textId="77777777" w:rsidTr="00C0416E">
        <w:trPr>
          <w:trHeight w:val="303"/>
        </w:trPr>
        <w:tc>
          <w:tcPr>
            <w:tcW w:w="0" w:type="auto"/>
            <w:gridSpan w:val="6"/>
            <w:tcBorders>
              <w:top w:val="nil"/>
              <w:left w:val="nil"/>
              <w:bottom w:val="single" w:sz="8" w:space="0" w:color="auto"/>
              <w:right w:val="nil"/>
            </w:tcBorders>
            <w:shd w:val="clear" w:color="auto" w:fill="auto"/>
            <w:vAlign w:val="center"/>
            <w:hideMark/>
          </w:tcPr>
          <w:p w14:paraId="0DCA5993" w14:textId="1B6DD14E" w:rsidR="007050FE" w:rsidRPr="00D065DC" w:rsidRDefault="007050FE" w:rsidP="00E922A2">
            <w:pPr>
              <w:spacing w:after="0" w:line="360" w:lineRule="auto"/>
              <w:jc w:val="both"/>
              <w:rPr>
                <w:rFonts w:eastAsia="Times New Roman" w:cs="Times New Roman"/>
                <w:b/>
                <w:bCs/>
                <w:color w:val="000000"/>
              </w:rPr>
            </w:pPr>
            <w:r>
              <w:rPr>
                <w:rFonts w:eastAsia="Times New Roman" w:cs="Times New Roman"/>
                <w:b/>
                <w:bCs/>
                <w:color w:val="000000"/>
              </w:rPr>
              <w:t>Table 6</w:t>
            </w:r>
            <w:r w:rsidRPr="00D065DC">
              <w:rPr>
                <w:rFonts w:eastAsia="Times New Roman" w:cs="Times New Roman"/>
                <w:b/>
                <w:bCs/>
                <w:color w:val="000000"/>
              </w:rPr>
              <w:t xml:space="preserve">. Effects analysis for </w:t>
            </w:r>
            <w:r w:rsidR="00DA7B89">
              <w:rPr>
                <w:rFonts w:eastAsia="Times New Roman" w:cs="Times New Roman"/>
                <w:b/>
                <w:bCs/>
                <w:color w:val="000000"/>
              </w:rPr>
              <w:t>“</w:t>
            </w:r>
            <w:r w:rsidR="00955042">
              <w:rPr>
                <w:rFonts w:eastAsia="Times New Roman" w:cs="Times New Roman"/>
                <w:b/>
                <w:bCs/>
                <w:color w:val="000000"/>
              </w:rPr>
              <w:t>task</w:t>
            </w:r>
            <w:r w:rsidRPr="00D065DC">
              <w:rPr>
                <w:rFonts w:eastAsia="Times New Roman" w:cs="Times New Roman"/>
                <w:b/>
                <w:bCs/>
                <w:color w:val="000000"/>
              </w:rPr>
              <w:t xml:space="preserve"> vs no </w:t>
            </w:r>
            <w:r>
              <w:rPr>
                <w:rFonts w:eastAsia="Times New Roman" w:cs="Times New Roman"/>
                <w:b/>
                <w:bCs/>
                <w:color w:val="000000"/>
              </w:rPr>
              <w:t>effort</w:t>
            </w:r>
            <w:r w:rsidR="00DA7B89">
              <w:rPr>
                <w:rFonts w:eastAsia="Times New Roman" w:cs="Times New Roman"/>
                <w:b/>
                <w:bCs/>
                <w:color w:val="000000"/>
              </w:rPr>
              <w:t>”</w:t>
            </w:r>
            <w:r w:rsidR="004B6F38">
              <w:rPr>
                <w:rFonts w:eastAsia="Times New Roman" w:cs="Times New Roman"/>
                <w:b/>
                <w:bCs/>
                <w:color w:val="000000"/>
              </w:rPr>
              <w:t xml:space="preserve"> i</w:t>
            </w:r>
            <w:r w:rsidRPr="00D065DC">
              <w:rPr>
                <w:rFonts w:eastAsia="Times New Roman" w:cs="Times New Roman"/>
                <w:b/>
                <w:bCs/>
                <w:color w:val="000000"/>
              </w:rPr>
              <w:t xml:space="preserve">ndifference points </w:t>
            </w:r>
          </w:p>
        </w:tc>
      </w:tr>
      <w:tr w:rsidR="007050FE" w:rsidRPr="00D065DC" w14:paraId="141046C8" w14:textId="77777777" w:rsidTr="00C0416E">
        <w:trPr>
          <w:trHeight w:val="360"/>
        </w:trPr>
        <w:tc>
          <w:tcPr>
            <w:tcW w:w="0" w:type="auto"/>
            <w:tcBorders>
              <w:top w:val="nil"/>
              <w:left w:val="nil"/>
              <w:bottom w:val="single" w:sz="8" w:space="0" w:color="auto"/>
              <w:right w:val="nil"/>
            </w:tcBorders>
            <w:shd w:val="clear" w:color="auto" w:fill="auto"/>
            <w:noWrap/>
            <w:vAlign w:val="bottom"/>
            <w:hideMark/>
          </w:tcPr>
          <w:p w14:paraId="3EDA26F1" w14:textId="77777777" w:rsidR="007050FE" w:rsidRPr="00D065DC" w:rsidRDefault="007050FE" w:rsidP="00E922A2">
            <w:pPr>
              <w:spacing w:after="0" w:line="360" w:lineRule="auto"/>
              <w:rPr>
                <w:rFonts w:eastAsia="Times New Roman" w:cs="Times New Roman"/>
                <w:b/>
                <w:bCs/>
                <w:color w:val="000000"/>
              </w:rPr>
            </w:pPr>
            <w:r w:rsidRPr="00D065DC">
              <w:rPr>
                <w:rFonts w:eastAsia="Times New Roman" w:cs="Times New Roman"/>
                <w:b/>
                <w:bCs/>
                <w:color w:val="000000"/>
              </w:rPr>
              <w:t>Effects</w:t>
            </w:r>
          </w:p>
        </w:tc>
        <w:tc>
          <w:tcPr>
            <w:tcW w:w="0" w:type="auto"/>
            <w:tcBorders>
              <w:top w:val="single" w:sz="8" w:space="0" w:color="auto"/>
              <w:left w:val="nil"/>
              <w:bottom w:val="single" w:sz="8" w:space="0" w:color="auto"/>
              <w:right w:val="nil"/>
            </w:tcBorders>
            <w:shd w:val="clear" w:color="auto" w:fill="auto"/>
            <w:noWrap/>
            <w:vAlign w:val="bottom"/>
            <w:hideMark/>
          </w:tcPr>
          <w:p w14:paraId="5214CB62" w14:textId="77777777" w:rsidR="007050FE" w:rsidRPr="00D065DC" w:rsidRDefault="007050F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02CB54A8" w14:textId="77777777" w:rsidR="007050FE" w:rsidRPr="00D065DC" w:rsidRDefault="007050F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 xml:space="preserve">BF </w:t>
            </w:r>
            <w:r w:rsidRPr="00D065DC">
              <w:rPr>
                <w:rFonts w:eastAsia="Times New Roman" w:cs="Times New Roman"/>
                <w:b/>
                <w:bCs/>
                <w:color w:val="000000"/>
                <w:vertAlign w:val="subscript"/>
              </w:rPr>
              <w:t>inclusion</w:t>
            </w:r>
          </w:p>
        </w:tc>
        <w:tc>
          <w:tcPr>
            <w:tcW w:w="0" w:type="auto"/>
            <w:gridSpan w:val="2"/>
            <w:tcBorders>
              <w:top w:val="single" w:sz="8" w:space="0" w:color="auto"/>
              <w:left w:val="nil"/>
              <w:bottom w:val="single" w:sz="8" w:space="0" w:color="auto"/>
              <w:right w:val="nil"/>
            </w:tcBorders>
            <w:shd w:val="clear" w:color="auto" w:fill="auto"/>
            <w:noWrap/>
            <w:vAlign w:val="bottom"/>
            <w:hideMark/>
          </w:tcPr>
          <w:p w14:paraId="4D7B73A4" w14:textId="77777777" w:rsidR="007050FE" w:rsidRPr="00D065DC" w:rsidRDefault="007050F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P</w:t>
            </w:r>
            <w:r w:rsidRPr="00D065DC">
              <w:rPr>
                <w:rFonts w:eastAsia="Times New Roman" w:cs="Times New Roman"/>
                <w:b/>
                <w:bCs/>
                <w:color w:val="000000"/>
                <w:vertAlign w:val="subscript"/>
              </w:rPr>
              <w:t>value</w:t>
            </w:r>
          </w:p>
        </w:tc>
      </w:tr>
      <w:tr w:rsidR="007050FE" w:rsidRPr="00D065DC" w14:paraId="4B46E50F" w14:textId="77777777" w:rsidTr="00C0416E">
        <w:trPr>
          <w:trHeight w:val="288"/>
        </w:trPr>
        <w:tc>
          <w:tcPr>
            <w:tcW w:w="0" w:type="auto"/>
            <w:tcBorders>
              <w:top w:val="nil"/>
              <w:left w:val="nil"/>
              <w:bottom w:val="nil"/>
              <w:right w:val="nil"/>
            </w:tcBorders>
            <w:shd w:val="clear" w:color="auto" w:fill="auto"/>
            <w:noWrap/>
            <w:vAlign w:val="bottom"/>
            <w:hideMark/>
          </w:tcPr>
          <w:p w14:paraId="4F7815DC" w14:textId="160185EE" w:rsidR="007050FE" w:rsidRPr="00D065DC" w:rsidRDefault="007050FE" w:rsidP="00E922A2">
            <w:pPr>
              <w:spacing w:after="0" w:line="360" w:lineRule="auto"/>
              <w:rPr>
                <w:rFonts w:eastAsia="Times New Roman" w:cs="Times New Roman"/>
                <w:color w:val="000000"/>
              </w:rPr>
            </w:pPr>
          </w:p>
        </w:tc>
        <w:tc>
          <w:tcPr>
            <w:tcW w:w="0" w:type="auto"/>
            <w:tcBorders>
              <w:top w:val="single" w:sz="8" w:space="0" w:color="auto"/>
              <w:left w:val="nil"/>
              <w:bottom w:val="nil"/>
              <w:right w:val="nil"/>
            </w:tcBorders>
            <w:shd w:val="clear" w:color="auto" w:fill="auto"/>
            <w:noWrap/>
            <w:vAlign w:val="bottom"/>
            <w:hideMark/>
          </w:tcPr>
          <w:p w14:paraId="4CEB8365" w14:textId="537BC258" w:rsidR="007050FE" w:rsidRPr="00D065DC" w:rsidRDefault="007050FE" w:rsidP="00E922A2">
            <w:pPr>
              <w:spacing w:after="0" w:line="360" w:lineRule="auto"/>
              <w:jc w:val="center"/>
              <w:rPr>
                <w:rFonts w:eastAsia="Times New Roman" w:cs="Times New Roman"/>
                <w:color w:val="000000"/>
              </w:rPr>
            </w:pPr>
          </w:p>
        </w:tc>
        <w:tc>
          <w:tcPr>
            <w:tcW w:w="0" w:type="auto"/>
            <w:tcBorders>
              <w:top w:val="nil"/>
              <w:left w:val="nil"/>
              <w:bottom w:val="nil"/>
              <w:right w:val="nil"/>
            </w:tcBorders>
            <w:shd w:val="clear" w:color="auto" w:fill="auto"/>
            <w:noWrap/>
            <w:vAlign w:val="bottom"/>
            <w:hideMark/>
          </w:tcPr>
          <w:p w14:paraId="021C97CE" w14:textId="7075B57A" w:rsidR="007050FE"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1DF872B5" w14:textId="6D7D28D2" w:rsidR="007050FE"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c>
          <w:tcPr>
            <w:tcW w:w="0" w:type="auto"/>
            <w:tcBorders>
              <w:top w:val="nil"/>
              <w:left w:val="nil"/>
              <w:bottom w:val="nil"/>
              <w:right w:val="nil"/>
            </w:tcBorders>
            <w:shd w:val="clear" w:color="auto" w:fill="auto"/>
            <w:noWrap/>
            <w:vAlign w:val="bottom"/>
            <w:hideMark/>
          </w:tcPr>
          <w:p w14:paraId="5F555E6C" w14:textId="1BCD76FC" w:rsidR="007050FE"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0" w:type="auto"/>
            <w:tcBorders>
              <w:top w:val="nil"/>
              <w:left w:val="nil"/>
              <w:bottom w:val="nil"/>
              <w:right w:val="nil"/>
            </w:tcBorders>
            <w:shd w:val="clear" w:color="auto" w:fill="auto"/>
            <w:noWrap/>
            <w:vAlign w:val="bottom"/>
            <w:hideMark/>
          </w:tcPr>
          <w:p w14:paraId="69144FD1" w14:textId="6B370245" w:rsidR="007050FE"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r>
      <w:tr w:rsidR="007050FE" w:rsidRPr="00D065DC" w14:paraId="5AF3D074" w14:textId="77777777" w:rsidTr="00C0416E">
        <w:trPr>
          <w:trHeight w:val="288"/>
        </w:trPr>
        <w:tc>
          <w:tcPr>
            <w:tcW w:w="0" w:type="auto"/>
            <w:gridSpan w:val="2"/>
            <w:tcBorders>
              <w:top w:val="nil"/>
              <w:left w:val="nil"/>
              <w:bottom w:val="nil"/>
              <w:right w:val="nil"/>
            </w:tcBorders>
            <w:shd w:val="clear" w:color="auto" w:fill="auto"/>
            <w:noWrap/>
            <w:vAlign w:val="bottom"/>
            <w:hideMark/>
          </w:tcPr>
          <w:p w14:paraId="79CE4C02" w14:textId="77777777" w:rsidR="007050FE" w:rsidRPr="00D065DC" w:rsidRDefault="007050FE" w:rsidP="00E922A2">
            <w:pPr>
              <w:spacing w:after="0" w:line="360" w:lineRule="auto"/>
              <w:rPr>
                <w:rFonts w:eastAsia="Times New Roman" w:cs="Times New Roman"/>
                <w:color w:val="000000"/>
              </w:rPr>
            </w:pPr>
            <w:r w:rsidRPr="00D065DC">
              <w:rPr>
                <w:rFonts w:eastAsia="Times New Roman" w:cs="Times New Roman"/>
                <w:color w:val="000000"/>
              </w:rPr>
              <w:t>Condition</w:t>
            </w:r>
          </w:p>
        </w:tc>
        <w:tc>
          <w:tcPr>
            <w:tcW w:w="0" w:type="auto"/>
            <w:tcBorders>
              <w:top w:val="nil"/>
              <w:left w:val="nil"/>
              <w:bottom w:val="nil"/>
              <w:right w:val="nil"/>
            </w:tcBorders>
            <w:shd w:val="clear" w:color="auto" w:fill="auto"/>
            <w:vAlign w:val="center"/>
            <w:hideMark/>
          </w:tcPr>
          <w:p w14:paraId="7A46E794"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3.1</w:t>
            </w:r>
          </w:p>
        </w:tc>
        <w:tc>
          <w:tcPr>
            <w:tcW w:w="0" w:type="auto"/>
            <w:tcBorders>
              <w:top w:val="nil"/>
              <w:left w:val="nil"/>
              <w:bottom w:val="nil"/>
              <w:right w:val="nil"/>
            </w:tcBorders>
            <w:shd w:val="clear" w:color="auto" w:fill="auto"/>
            <w:vAlign w:val="center"/>
            <w:hideMark/>
          </w:tcPr>
          <w:p w14:paraId="0D2F068A"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1683.9</w:t>
            </w:r>
          </w:p>
        </w:tc>
        <w:tc>
          <w:tcPr>
            <w:tcW w:w="0" w:type="auto"/>
            <w:tcBorders>
              <w:top w:val="nil"/>
              <w:left w:val="nil"/>
              <w:bottom w:val="nil"/>
              <w:right w:val="nil"/>
            </w:tcBorders>
            <w:shd w:val="clear" w:color="auto" w:fill="auto"/>
            <w:noWrap/>
            <w:vAlign w:val="bottom"/>
            <w:hideMark/>
          </w:tcPr>
          <w:p w14:paraId="601A93A7"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0.03</w:t>
            </w:r>
          </w:p>
        </w:tc>
        <w:tc>
          <w:tcPr>
            <w:tcW w:w="0" w:type="auto"/>
            <w:tcBorders>
              <w:top w:val="nil"/>
              <w:left w:val="nil"/>
              <w:bottom w:val="nil"/>
              <w:right w:val="nil"/>
            </w:tcBorders>
            <w:shd w:val="clear" w:color="auto" w:fill="auto"/>
            <w:noWrap/>
            <w:vAlign w:val="bottom"/>
            <w:hideMark/>
          </w:tcPr>
          <w:p w14:paraId="769F5E5B" w14:textId="77777777" w:rsidR="007050FE" w:rsidRPr="00D065DC" w:rsidRDefault="007050FE" w:rsidP="00E922A2">
            <w:pPr>
              <w:spacing w:after="0" w:line="360" w:lineRule="auto"/>
              <w:jc w:val="center"/>
              <w:rPr>
                <w:rFonts w:eastAsia="Times New Roman" w:cs="Times New Roman"/>
                <w:color w:val="000000"/>
              </w:rPr>
            </w:pPr>
            <w:r>
              <w:rPr>
                <w:rFonts w:eastAsia="Times New Roman" w:cs="Times New Roman"/>
                <w:color w:val="000000"/>
              </w:rPr>
              <w:t>9.0e-3</w:t>
            </w:r>
          </w:p>
        </w:tc>
      </w:tr>
      <w:tr w:rsidR="007050FE" w:rsidRPr="00D065DC" w14:paraId="05257187" w14:textId="77777777" w:rsidTr="00C0416E">
        <w:trPr>
          <w:trHeight w:val="419"/>
        </w:trPr>
        <w:tc>
          <w:tcPr>
            <w:tcW w:w="0" w:type="auto"/>
            <w:gridSpan w:val="2"/>
            <w:tcBorders>
              <w:top w:val="nil"/>
              <w:left w:val="nil"/>
              <w:right w:val="nil"/>
            </w:tcBorders>
            <w:shd w:val="clear" w:color="auto" w:fill="auto"/>
            <w:noWrap/>
            <w:vAlign w:val="bottom"/>
            <w:hideMark/>
          </w:tcPr>
          <w:p w14:paraId="5690D4AC" w14:textId="77777777" w:rsidR="007050FE" w:rsidRPr="00D065DC" w:rsidRDefault="007050FE" w:rsidP="00E922A2">
            <w:pPr>
              <w:spacing w:after="0" w:line="360" w:lineRule="auto"/>
              <w:rPr>
                <w:rFonts w:eastAsia="Times New Roman" w:cs="Times New Roman"/>
                <w:color w:val="000000"/>
              </w:rPr>
            </w:pPr>
            <w:r w:rsidRPr="00D065DC">
              <w:rPr>
                <w:rFonts w:eastAsia="Times New Roman" w:cs="Times New Roman"/>
                <w:color w:val="000000"/>
              </w:rPr>
              <w:t>Set size</w:t>
            </w:r>
          </w:p>
        </w:tc>
        <w:tc>
          <w:tcPr>
            <w:tcW w:w="0" w:type="auto"/>
            <w:tcBorders>
              <w:top w:val="nil"/>
              <w:left w:val="nil"/>
              <w:right w:val="nil"/>
            </w:tcBorders>
            <w:shd w:val="clear" w:color="auto" w:fill="auto"/>
            <w:vAlign w:val="center"/>
            <w:hideMark/>
          </w:tcPr>
          <w:p w14:paraId="0D3B9EDB"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1241.0</w:t>
            </w:r>
          </w:p>
        </w:tc>
        <w:tc>
          <w:tcPr>
            <w:tcW w:w="0" w:type="auto"/>
            <w:tcBorders>
              <w:top w:val="nil"/>
              <w:left w:val="nil"/>
              <w:right w:val="nil"/>
            </w:tcBorders>
            <w:shd w:val="clear" w:color="auto" w:fill="auto"/>
            <w:vAlign w:val="center"/>
            <w:hideMark/>
          </w:tcPr>
          <w:p w14:paraId="4349FF44"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6.0e +15</w:t>
            </w:r>
          </w:p>
        </w:tc>
        <w:tc>
          <w:tcPr>
            <w:tcW w:w="0" w:type="auto"/>
            <w:tcBorders>
              <w:top w:val="nil"/>
              <w:left w:val="nil"/>
              <w:right w:val="nil"/>
            </w:tcBorders>
            <w:shd w:val="clear" w:color="auto" w:fill="auto"/>
            <w:noWrap/>
            <w:vAlign w:val="bottom"/>
            <w:hideMark/>
          </w:tcPr>
          <w:p w14:paraId="08D2A707"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0.016</w:t>
            </w:r>
          </w:p>
        </w:tc>
        <w:tc>
          <w:tcPr>
            <w:tcW w:w="0" w:type="auto"/>
            <w:tcBorders>
              <w:top w:val="nil"/>
              <w:left w:val="nil"/>
              <w:right w:val="nil"/>
            </w:tcBorders>
            <w:shd w:val="clear" w:color="auto" w:fill="auto"/>
            <w:noWrap/>
            <w:vAlign w:val="bottom"/>
            <w:hideMark/>
          </w:tcPr>
          <w:p w14:paraId="145E6A6C" w14:textId="77777777" w:rsidR="007050FE" w:rsidRPr="00D065DC" w:rsidRDefault="007050FE" w:rsidP="00E922A2">
            <w:pPr>
              <w:spacing w:after="0" w:line="360" w:lineRule="auto"/>
              <w:jc w:val="center"/>
              <w:rPr>
                <w:rFonts w:eastAsia="Times New Roman" w:cs="Times New Roman"/>
                <w:color w:val="000000"/>
              </w:rPr>
            </w:pPr>
            <w:r>
              <w:rPr>
                <w:rFonts w:eastAsia="Times New Roman" w:cs="Times New Roman"/>
                <w:color w:val="000000"/>
              </w:rPr>
              <w:t>2.8e-7</w:t>
            </w:r>
          </w:p>
        </w:tc>
      </w:tr>
      <w:tr w:rsidR="007050FE" w:rsidRPr="00D065DC" w14:paraId="1FB8186F" w14:textId="77777777" w:rsidTr="00C0416E">
        <w:trPr>
          <w:trHeight w:val="288"/>
        </w:trPr>
        <w:tc>
          <w:tcPr>
            <w:tcW w:w="0" w:type="auto"/>
            <w:gridSpan w:val="2"/>
            <w:tcBorders>
              <w:top w:val="nil"/>
              <w:left w:val="nil"/>
              <w:bottom w:val="single" w:sz="4" w:space="0" w:color="auto"/>
              <w:right w:val="nil"/>
            </w:tcBorders>
            <w:shd w:val="clear" w:color="auto" w:fill="auto"/>
            <w:noWrap/>
            <w:vAlign w:val="bottom"/>
            <w:hideMark/>
          </w:tcPr>
          <w:p w14:paraId="0880F5AE" w14:textId="77777777" w:rsidR="007050FE" w:rsidRPr="00D065DC" w:rsidRDefault="007050FE" w:rsidP="00E922A2">
            <w:pPr>
              <w:spacing w:after="0" w:line="360" w:lineRule="auto"/>
              <w:rPr>
                <w:rFonts w:eastAsia="Times New Roman" w:cs="Times New Roman"/>
                <w:color w:val="000000"/>
              </w:rPr>
            </w:pPr>
            <w:r w:rsidRPr="00D065DC">
              <w:rPr>
                <w:rFonts w:eastAsia="Times New Roman" w:cs="Times New Roman"/>
                <w:color w:val="000000"/>
              </w:rPr>
              <w:t>Condition* Set size</w:t>
            </w:r>
          </w:p>
        </w:tc>
        <w:tc>
          <w:tcPr>
            <w:tcW w:w="0" w:type="auto"/>
            <w:tcBorders>
              <w:top w:val="nil"/>
              <w:left w:val="nil"/>
              <w:bottom w:val="single" w:sz="4" w:space="0" w:color="auto"/>
              <w:right w:val="nil"/>
            </w:tcBorders>
            <w:shd w:val="clear" w:color="auto" w:fill="auto"/>
            <w:vAlign w:val="center"/>
            <w:hideMark/>
          </w:tcPr>
          <w:p w14:paraId="565DB913"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0.5</w:t>
            </w:r>
          </w:p>
        </w:tc>
        <w:tc>
          <w:tcPr>
            <w:tcW w:w="0" w:type="auto"/>
            <w:tcBorders>
              <w:top w:val="nil"/>
              <w:left w:val="nil"/>
              <w:bottom w:val="single" w:sz="4" w:space="0" w:color="auto"/>
              <w:right w:val="nil"/>
            </w:tcBorders>
            <w:shd w:val="clear" w:color="auto" w:fill="auto"/>
            <w:vAlign w:val="center"/>
            <w:hideMark/>
          </w:tcPr>
          <w:p w14:paraId="6491F5D3"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0.2</w:t>
            </w:r>
          </w:p>
        </w:tc>
        <w:tc>
          <w:tcPr>
            <w:tcW w:w="0" w:type="auto"/>
            <w:tcBorders>
              <w:top w:val="nil"/>
              <w:left w:val="nil"/>
              <w:bottom w:val="single" w:sz="4" w:space="0" w:color="auto"/>
              <w:right w:val="nil"/>
            </w:tcBorders>
            <w:shd w:val="clear" w:color="auto" w:fill="auto"/>
            <w:noWrap/>
            <w:vAlign w:val="bottom"/>
            <w:hideMark/>
          </w:tcPr>
          <w:p w14:paraId="4E909D62"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0.168</w:t>
            </w:r>
          </w:p>
        </w:tc>
        <w:tc>
          <w:tcPr>
            <w:tcW w:w="0" w:type="auto"/>
            <w:tcBorders>
              <w:top w:val="nil"/>
              <w:left w:val="nil"/>
              <w:bottom w:val="single" w:sz="4" w:space="0" w:color="auto"/>
              <w:right w:val="nil"/>
            </w:tcBorders>
            <w:shd w:val="clear" w:color="auto" w:fill="auto"/>
            <w:noWrap/>
            <w:vAlign w:val="bottom"/>
            <w:hideMark/>
          </w:tcPr>
          <w:p w14:paraId="1CF28A80" w14:textId="77777777" w:rsidR="007050FE" w:rsidRPr="00D065DC" w:rsidRDefault="007050FE" w:rsidP="00E922A2">
            <w:pPr>
              <w:spacing w:after="0" w:line="360" w:lineRule="auto"/>
              <w:jc w:val="center"/>
              <w:rPr>
                <w:rFonts w:eastAsia="Times New Roman" w:cs="Times New Roman"/>
                <w:color w:val="000000"/>
              </w:rPr>
            </w:pPr>
            <w:r w:rsidRPr="00D065DC">
              <w:rPr>
                <w:rFonts w:eastAsia="Times New Roman" w:cs="Times New Roman"/>
                <w:color w:val="000000"/>
              </w:rPr>
              <w:t>0.102</w:t>
            </w:r>
          </w:p>
        </w:tc>
      </w:tr>
    </w:tbl>
    <w:p w14:paraId="2CD0635D" w14:textId="2C3DAE61" w:rsidR="004B1491" w:rsidRPr="0030171C" w:rsidRDefault="004B1491" w:rsidP="00E922A2">
      <w:pPr>
        <w:spacing w:line="360" w:lineRule="auto"/>
        <w:jc w:val="both"/>
      </w:pPr>
    </w:p>
    <w:p w14:paraId="04C89723" w14:textId="5F431D85" w:rsidR="002D12E3" w:rsidRPr="0030171C" w:rsidRDefault="002D12E3" w:rsidP="007E3D8F">
      <w:pPr>
        <w:pStyle w:val="Subtitle"/>
      </w:pPr>
      <w:r w:rsidRPr="0030171C">
        <w:t>Cognitive effort discounting: To Ignore or to Update?</w:t>
      </w:r>
    </w:p>
    <w:p w14:paraId="1E5AD7FC" w14:textId="70DB5014" w:rsidR="002D12E3" w:rsidRPr="0030171C" w:rsidRDefault="002D12E3" w:rsidP="00E922A2">
      <w:pPr>
        <w:spacing w:line="360" w:lineRule="auto"/>
        <w:jc w:val="both"/>
      </w:pPr>
      <w:r w:rsidRPr="0030171C">
        <w:t>Next, we assessed choices that involved direct comparison between performin</w:t>
      </w:r>
      <w:r w:rsidR="004E0840">
        <w:t xml:space="preserve">g the </w:t>
      </w:r>
      <w:r w:rsidRPr="0030171C">
        <w:t>ignore and the update trials</w:t>
      </w:r>
      <w:r w:rsidRPr="00970564">
        <w:rPr>
          <w:rFonts w:eastAsia="Calibri" w:cs="Arial"/>
        </w:rPr>
        <w:t>.</w:t>
      </w:r>
      <w:r w:rsidRPr="0030171C">
        <w:t xml:space="preserve"> The offer for ignore was fixed at €2 and the offer for update varied from </w:t>
      </w:r>
      <w:r w:rsidR="00994E83" w:rsidRPr="00F566A7">
        <w:rPr>
          <w:rFonts w:eastAsia="Calibri" w:cs="Arial"/>
        </w:rPr>
        <w:t>€</w:t>
      </w:r>
      <w:r w:rsidRPr="00F566A7">
        <w:rPr>
          <w:rFonts w:cs="Arial"/>
        </w:rPr>
        <w:t xml:space="preserve">0.1 to </w:t>
      </w:r>
      <w:r w:rsidR="00994E83" w:rsidRPr="00F566A7">
        <w:rPr>
          <w:rFonts w:eastAsia="Calibri" w:cs="Arial"/>
        </w:rPr>
        <w:t>€</w:t>
      </w:r>
      <w:r w:rsidRPr="00F566A7">
        <w:rPr>
          <w:rFonts w:cs="Arial"/>
        </w:rPr>
        <w:t>4</w:t>
      </w:r>
      <w:r w:rsidRPr="00F566A7">
        <w:rPr>
          <w:rFonts w:eastAsia="Calibri" w:cs="Arial"/>
        </w:rPr>
        <w:t>.</w:t>
      </w:r>
      <w:r w:rsidRPr="00F566A7">
        <w:rPr>
          <w:sz w:val="28"/>
        </w:rPr>
        <w:t xml:space="preserve"> </w:t>
      </w:r>
      <w:r w:rsidRPr="0030171C">
        <w:t>Accordingly, an IP &lt; 2 indicates a preference for (increased subjective value of) update vs ignore, while an IP &gt; 2 represents a preference for ignore vs update</w:t>
      </w:r>
      <w:r w:rsidR="006A04CA">
        <w:t xml:space="preserve"> (see </w:t>
      </w:r>
      <w:r w:rsidR="003828B5">
        <w:t>M</w:t>
      </w:r>
      <w:r w:rsidR="006A04CA">
        <w:t>ethods</w:t>
      </w:r>
      <w:r w:rsidR="003828B5">
        <w:t xml:space="preserve"> section</w:t>
      </w:r>
      <w:r w:rsidR="006A04CA">
        <w:t xml:space="preserve"> for more details)</w:t>
      </w:r>
      <w:r w:rsidRPr="0030171C">
        <w:t xml:space="preserve">. </w:t>
      </w:r>
      <w:r w:rsidRPr="004E0840">
        <w:rPr>
          <w:rFonts w:eastAsia="Calibri" w:cs="Arial"/>
          <w:szCs w:val="24"/>
        </w:rPr>
        <w:t>Figure</w:t>
      </w:r>
      <w:r w:rsidR="00E57E2C">
        <w:rPr>
          <w:rFonts w:eastAsia="Calibri" w:cs="Arial"/>
          <w:szCs w:val="24"/>
        </w:rPr>
        <w:t>s</w:t>
      </w:r>
      <w:r w:rsidRPr="004E0840">
        <w:rPr>
          <w:rFonts w:eastAsia="Calibri" w:cs="Arial"/>
          <w:szCs w:val="24"/>
        </w:rPr>
        <w:t xml:space="preserve"> </w:t>
      </w:r>
      <w:r w:rsidRPr="004E0840">
        <w:rPr>
          <w:szCs w:val="24"/>
        </w:rPr>
        <w:t xml:space="preserve">3C&amp;D depict logistic regression curves of two example participants, one preferring </w:t>
      </w:r>
      <w:r w:rsidRPr="004E0840">
        <w:rPr>
          <w:rFonts w:eastAsia="Calibri" w:cs="Arial"/>
          <w:szCs w:val="24"/>
        </w:rPr>
        <w:lastRenderedPageBreak/>
        <w:t xml:space="preserve">the </w:t>
      </w:r>
      <w:r w:rsidRPr="004E0840">
        <w:rPr>
          <w:rFonts w:cs="Arial"/>
          <w:szCs w:val="24"/>
        </w:rPr>
        <w:t>update</w:t>
      </w:r>
      <w:r w:rsidRPr="004E0840">
        <w:rPr>
          <w:rFonts w:eastAsia="Calibri" w:cs="Arial"/>
          <w:szCs w:val="24"/>
        </w:rPr>
        <w:t xml:space="preserve"> condition</w:t>
      </w:r>
      <w:r w:rsidRPr="004E0840">
        <w:rPr>
          <w:rFonts w:cs="Arial"/>
          <w:szCs w:val="24"/>
        </w:rPr>
        <w:t xml:space="preserve"> and exhibiting an effect of set size (left panel) and the other preferring </w:t>
      </w:r>
      <w:r w:rsidRPr="004E0840">
        <w:rPr>
          <w:rFonts w:eastAsia="Calibri" w:cs="Arial"/>
          <w:szCs w:val="24"/>
        </w:rPr>
        <w:t xml:space="preserve">the </w:t>
      </w:r>
      <w:r w:rsidRPr="004E0840">
        <w:rPr>
          <w:rFonts w:cs="Arial"/>
          <w:szCs w:val="24"/>
        </w:rPr>
        <w:t>ignore</w:t>
      </w:r>
      <w:r w:rsidRPr="004E0840">
        <w:rPr>
          <w:rFonts w:eastAsia="Calibri" w:cs="Arial"/>
          <w:szCs w:val="24"/>
        </w:rPr>
        <w:t xml:space="preserve"> condition</w:t>
      </w:r>
      <w:r w:rsidRPr="004E0840">
        <w:rPr>
          <w:szCs w:val="24"/>
        </w:rPr>
        <w:t xml:space="preserve"> and not exhibiting an effect of set size (right panel).</w:t>
      </w:r>
      <w:r w:rsidRPr="0030171C">
        <w:t xml:space="preserve"> </w:t>
      </w:r>
    </w:p>
    <w:p w14:paraId="1E1C8FDA" w14:textId="35D65006" w:rsidR="002D12E3" w:rsidRPr="0030171C" w:rsidRDefault="002D12E3" w:rsidP="00E922A2">
      <w:pPr>
        <w:spacing w:line="360" w:lineRule="auto"/>
        <w:jc w:val="both"/>
      </w:pPr>
      <w:r w:rsidRPr="00B653B6">
        <w:rPr>
          <w:szCs w:val="24"/>
        </w:rPr>
        <w:t xml:space="preserve">Descriptive statistics are presented in </w:t>
      </w:r>
      <w:r w:rsidRPr="00B653B6">
        <w:rPr>
          <w:rFonts w:eastAsia="Calibri" w:cs="Arial"/>
          <w:szCs w:val="24"/>
        </w:rPr>
        <w:t>Supplementa</w:t>
      </w:r>
      <w:r w:rsidR="001D6461" w:rsidRPr="00B653B6">
        <w:rPr>
          <w:rFonts w:eastAsia="Calibri" w:cs="Arial"/>
          <w:szCs w:val="24"/>
        </w:rPr>
        <w:t>l</w:t>
      </w:r>
      <w:r w:rsidRPr="00B653B6">
        <w:rPr>
          <w:rFonts w:cs="Arial"/>
          <w:szCs w:val="24"/>
        </w:rPr>
        <w:t xml:space="preserve"> Table 4 and one-sample t-test output in </w:t>
      </w:r>
      <w:r w:rsidRPr="00B653B6">
        <w:rPr>
          <w:rFonts w:eastAsia="Calibri" w:cs="Arial"/>
          <w:szCs w:val="24"/>
        </w:rPr>
        <w:t>Table</w:t>
      </w:r>
      <w:r w:rsidRPr="00B653B6">
        <w:rPr>
          <w:rFonts w:cs="Arial"/>
          <w:szCs w:val="24"/>
        </w:rPr>
        <w:t xml:space="preserve"> 7.</w:t>
      </w:r>
      <w:r w:rsidR="008A5F12" w:rsidRPr="00B653B6">
        <w:rPr>
          <w:rFonts w:cs="Arial"/>
          <w:szCs w:val="24"/>
        </w:rPr>
        <w:t xml:space="preserve"> </w:t>
      </w:r>
      <w:r w:rsidRPr="00B653B6">
        <w:rPr>
          <w:szCs w:val="24"/>
        </w:rPr>
        <w:t xml:space="preserve">In </w:t>
      </w:r>
      <w:r w:rsidRPr="00B653B6">
        <w:rPr>
          <w:rFonts w:eastAsia="Calibri" w:cs="Arial"/>
          <w:szCs w:val="24"/>
        </w:rPr>
        <w:t>Figure</w:t>
      </w:r>
      <w:r w:rsidR="00E57E2C">
        <w:rPr>
          <w:rFonts w:eastAsia="Calibri" w:cs="Arial"/>
          <w:szCs w:val="24"/>
        </w:rPr>
        <w:t>s</w:t>
      </w:r>
      <w:r w:rsidRPr="00B653B6">
        <w:rPr>
          <w:rFonts w:eastAsia="Calibri" w:cs="Arial"/>
          <w:szCs w:val="24"/>
        </w:rPr>
        <w:t xml:space="preserve"> </w:t>
      </w:r>
      <w:r w:rsidR="00C17C45">
        <w:rPr>
          <w:rFonts w:cs="Arial"/>
          <w:szCs w:val="24"/>
        </w:rPr>
        <w:t>4E&amp;F</w:t>
      </w:r>
      <w:r w:rsidRPr="00B653B6">
        <w:rPr>
          <w:rFonts w:eastAsia="Calibri" w:cs="Arial"/>
          <w:szCs w:val="24"/>
        </w:rPr>
        <w:t>,</w:t>
      </w:r>
      <w:r w:rsidRPr="0030171C">
        <w:t xml:space="preserve"> we report the average indifference points per set size. In accordance with our second hypothesis, the overall average subjective value of ignore versus update choices was less than 2 (1.88), indicating a preference for update over ignore. The support in the data for this hypothesis is ~4.8 times higher than the null (T-test (IP&lt;2) t</w:t>
      </w:r>
      <w:r w:rsidRPr="0030171C">
        <w:rPr>
          <w:vertAlign w:val="subscript"/>
        </w:rPr>
        <w:t>25</w:t>
      </w:r>
      <w:r w:rsidR="00E57E2C" w:rsidRPr="00F87D0F">
        <w:rPr>
          <w:rFonts w:cs="Arial"/>
        </w:rPr>
        <w:t xml:space="preserve"> = </w:t>
      </w:r>
      <w:r w:rsidRPr="0030171C">
        <w:t>-2.440, p</w:t>
      </w:r>
      <w:r w:rsidR="00E57E2C" w:rsidRPr="00F87D0F">
        <w:rPr>
          <w:rFonts w:cs="Arial"/>
        </w:rPr>
        <w:t xml:space="preserve"> = </w:t>
      </w:r>
      <w:r w:rsidRPr="0030171C">
        <w:t>0.011, BF</w:t>
      </w:r>
      <w:r w:rsidRPr="0030171C">
        <w:rPr>
          <w:vertAlign w:val="subscript"/>
        </w:rPr>
        <w:t>-0</w:t>
      </w:r>
      <w:r w:rsidR="00E57E2C" w:rsidRPr="00F87D0F">
        <w:rPr>
          <w:rFonts w:cs="Arial"/>
        </w:rPr>
        <w:t xml:space="preserve"> = </w:t>
      </w:r>
      <w:r w:rsidRPr="0030171C">
        <w:t xml:space="preserve">4.8). In Experiment 2, the average subjective value was 1.73 and a </w:t>
      </w:r>
      <w:r w:rsidRPr="00240F7A">
        <w:rPr>
          <w:sz w:val="28"/>
        </w:rPr>
        <w:t xml:space="preserve">preference for </w:t>
      </w:r>
      <w:r w:rsidRPr="00240F7A">
        <w:rPr>
          <w:rFonts w:eastAsia="Calibri" w:cs="Arial"/>
        </w:rPr>
        <w:t>update</w:t>
      </w:r>
      <w:r w:rsidRPr="00240F7A">
        <w:rPr>
          <w:rFonts w:cs="Arial"/>
        </w:rPr>
        <w:t xml:space="preserve"> over </w:t>
      </w:r>
      <w:r w:rsidRPr="00240F7A">
        <w:rPr>
          <w:rFonts w:eastAsia="Calibri" w:cs="Arial"/>
        </w:rPr>
        <w:t>ignore</w:t>
      </w:r>
      <w:r w:rsidRPr="00240F7A">
        <w:rPr>
          <w:rFonts w:cs="Arial"/>
        </w:rPr>
        <w:t xml:space="preserve"> was ~65 times more supported by the data than no preference (T-test (IP&lt;2): t</w:t>
      </w:r>
      <w:r w:rsidRPr="00240F7A">
        <w:rPr>
          <w:rFonts w:cs="Arial"/>
          <w:vertAlign w:val="subscript"/>
        </w:rPr>
        <w:t>57</w:t>
      </w:r>
      <w:r w:rsidR="00E57E2C" w:rsidRPr="00F87D0F">
        <w:rPr>
          <w:rFonts w:cs="Arial"/>
        </w:rPr>
        <w:t xml:space="preserve"> = </w:t>
      </w:r>
      <w:r w:rsidRPr="00240F7A">
        <w:rPr>
          <w:rFonts w:cs="Arial"/>
        </w:rPr>
        <w:t>-3.535, p</w:t>
      </w:r>
      <w:r w:rsidR="00E57E2C" w:rsidRPr="00F87D0F">
        <w:rPr>
          <w:rFonts w:cs="Arial"/>
        </w:rPr>
        <w:t xml:space="preserve"> = </w:t>
      </w:r>
      <w:r w:rsidRPr="00240F7A">
        <w:rPr>
          <w:rFonts w:cs="Arial"/>
        </w:rPr>
        <w:t>4.1e-6, BF</w:t>
      </w:r>
      <w:r w:rsidRPr="00240F7A">
        <w:rPr>
          <w:rFonts w:cs="Arial"/>
          <w:vertAlign w:val="subscript"/>
        </w:rPr>
        <w:t>-0</w:t>
      </w:r>
      <w:r w:rsidR="00E57E2C" w:rsidRPr="00F87D0F">
        <w:rPr>
          <w:rFonts w:cs="Arial"/>
        </w:rPr>
        <w:t xml:space="preserve"> = </w:t>
      </w:r>
      <w:r w:rsidRPr="00240F7A">
        <w:rPr>
          <w:rFonts w:cs="Arial"/>
        </w:rPr>
        <w:t>65).</w:t>
      </w:r>
      <w:r w:rsidR="008A5F12" w:rsidRPr="00240F7A">
        <w:rPr>
          <w:rFonts w:cs="Arial"/>
        </w:rPr>
        <w:t xml:space="preserve"> </w:t>
      </w:r>
      <w:r w:rsidRPr="00240F7A">
        <w:rPr>
          <w:rFonts w:cs="Arial"/>
        </w:rPr>
        <w:t>The output of the one-way repeated-measures ANOVA shows very strong evidence for the data under the null hypothesis that subjective value is not influenced by set size (Experiment 1: F</w:t>
      </w:r>
      <w:r w:rsidRPr="00240F7A">
        <w:rPr>
          <w:rFonts w:cs="Arial"/>
          <w:vertAlign w:val="subscript"/>
        </w:rPr>
        <w:t>1.8,45</w:t>
      </w:r>
      <w:r w:rsidR="00E57E2C" w:rsidRPr="00F87D0F">
        <w:rPr>
          <w:rFonts w:cs="Arial"/>
        </w:rPr>
        <w:t xml:space="preserve"> = </w:t>
      </w:r>
      <w:r w:rsidRPr="00240F7A">
        <w:rPr>
          <w:rFonts w:cs="Arial"/>
        </w:rPr>
        <w:t>0.961 p</w:t>
      </w:r>
      <w:r w:rsidR="00E57E2C" w:rsidRPr="00F87D0F">
        <w:rPr>
          <w:rFonts w:cs="Arial"/>
        </w:rPr>
        <w:t xml:space="preserve"> = </w:t>
      </w:r>
      <w:r w:rsidRPr="00240F7A">
        <w:rPr>
          <w:rFonts w:cs="Arial"/>
        </w:rPr>
        <w:t>0.382, BF</w:t>
      </w:r>
      <w:r w:rsidRPr="00240F7A">
        <w:rPr>
          <w:rFonts w:cs="Arial"/>
          <w:vertAlign w:val="subscript"/>
        </w:rPr>
        <w:t>10</w:t>
      </w:r>
      <w:r w:rsidR="00E57E2C" w:rsidRPr="00F87D0F">
        <w:rPr>
          <w:rFonts w:cs="Arial"/>
        </w:rPr>
        <w:t xml:space="preserve"> = </w:t>
      </w:r>
      <w:r w:rsidRPr="00240F7A">
        <w:rPr>
          <w:rFonts w:cs="Arial"/>
        </w:rPr>
        <w:t>0.149, Experiment 2: F</w:t>
      </w:r>
      <w:r w:rsidRPr="00240F7A">
        <w:rPr>
          <w:rFonts w:cs="Arial"/>
          <w:vertAlign w:val="subscript"/>
        </w:rPr>
        <w:t>1.2,69</w:t>
      </w:r>
      <w:r w:rsidR="00E57E2C" w:rsidRPr="00F87D0F">
        <w:rPr>
          <w:rFonts w:cs="Arial"/>
        </w:rPr>
        <w:t xml:space="preserve"> = </w:t>
      </w:r>
      <w:r w:rsidRPr="00240F7A">
        <w:rPr>
          <w:rFonts w:cs="Arial"/>
        </w:rPr>
        <w:t>0.069, p</w:t>
      </w:r>
      <w:r w:rsidR="00E57E2C" w:rsidRPr="00F87D0F">
        <w:rPr>
          <w:rFonts w:cs="Arial"/>
        </w:rPr>
        <w:t xml:space="preserve"> = </w:t>
      </w:r>
      <w:r w:rsidRPr="00240F7A">
        <w:rPr>
          <w:rFonts w:cs="Arial"/>
        </w:rPr>
        <w:t>0.840, BF</w:t>
      </w:r>
      <w:r w:rsidRPr="00240F7A">
        <w:rPr>
          <w:rFonts w:cs="Arial"/>
          <w:vertAlign w:val="subscript"/>
        </w:rPr>
        <w:t>10</w:t>
      </w:r>
      <w:r w:rsidR="00E57E2C" w:rsidRPr="00F87D0F">
        <w:rPr>
          <w:rFonts w:cs="Arial"/>
        </w:rPr>
        <w:t xml:space="preserve"> = </w:t>
      </w:r>
      <w:r w:rsidRPr="00240F7A">
        <w:rPr>
          <w:rFonts w:cs="Arial"/>
        </w:rPr>
        <w:t xml:space="preserve">0.023). Our results provide confidence in our second hypothesis that participants discount rewards in order to repeat flexible updating trials over </w:t>
      </w:r>
      <w:r w:rsidRPr="00240F7A">
        <w:rPr>
          <w:rFonts w:eastAsia="Calibri" w:cs="Arial"/>
          <w:noProof/>
        </w:rPr>
        <w:t>distractor</w:t>
      </w:r>
      <w:r w:rsidRPr="00240F7A">
        <w:rPr>
          <w:rFonts w:cs="Arial"/>
        </w:rPr>
        <w:t xml:space="preserve"> resistance and this does not vary with set size</w:t>
      </w:r>
      <w:r w:rsidRPr="00240F7A">
        <w:rPr>
          <w:rFonts w:eastAsia="Calibri" w:cs="Arial"/>
        </w:rPr>
        <w:t>.</w:t>
      </w:r>
      <w:r w:rsidRPr="00240F7A">
        <w:rPr>
          <w:sz w:val="28"/>
        </w:rPr>
        <w:t xml:space="preserve"> </w:t>
      </w:r>
      <w:bookmarkStart w:id="10" w:name="_Toc467847116"/>
    </w:p>
    <w:tbl>
      <w:tblPr>
        <w:tblpPr w:leftFromText="180" w:rightFromText="180" w:vertAnchor="text" w:tblpY="1"/>
        <w:tblOverlap w:val="never"/>
        <w:tblW w:w="9264" w:type="dxa"/>
        <w:tblLook w:val="04A0" w:firstRow="1" w:lastRow="0" w:firstColumn="1" w:lastColumn="0" w:noHBand="0" w:noVBand="1"/>
      </w:tblPr>
      <w:tblGrid>
        <w:gridCol w:w="1214"/>
        <w:gridCol w:w="1923"/>
        <w:gridCol w:w="1923"/>
        <w:gridCol w:w="1849"/>
        <w:gridCol w:w="2355"/>
      </w:tblGrid>
      <w:tr w:rsidR="004B6F38" w:rsidRPr="00970564" w14:paraId="195D4AFF" w14:textId="77777777" w:rsidTr="004B6F38">
        <w:trPr>
          <w:trHeight w:val="493"/>
        </w:trPr>
        <w:tc>
          <w:tcPr>
            <w:tcW w:w="0" w:type="auto"/>
            <w:gridSpan w:val="5"/>
            <w:tcBorders>
              <w:left w:val="nil"/>
              <w:bottom w:val="single" w:sz="4" w:space="0" w:color="auto"/>
              <w:right w:val="nil"/>
            </w:tcBorders>
            <w:shd w:val="clear" w:color="auto" w:fill="auto"/>
            <w:noWrap/>
            <w:vAlign w:val="bottom"/>
          </w:tcPr>
          <w:p w14:paraId="3E63E537" w14:textId="2C82FA15" w:rsidR="004B6F38" w:rsidRPr="00970564" w:rsidRDefault="004B6F38" w:rsidP="00E922A2">
            <w:pPr>
              <w:spacing w:after="0" w:line="360" w:lineRule="auto"/>
              <w:rPr>
                <w:rFonts w:cs="Arial"/>
                <w:b/>
                <w:color w:val="000000"/>
              </w:rPr>
            </w:pPr>
            <w:r w:rsidRPr="00970564">
              <w:rPr>
                <w:rFonts w:eastAsia="Times New Roman" w:cs="Arial"/>
                <w:b/>
                <w:bCs/>
                <w:color w:val="000000"/>
              </w:rPr>
              <w:t>Table 7. One-sample t-test results that "Ignore vs Update" IPs are smaller than 2</w:t>
            </w:r>
          </w:p>
        </w:tc>
      </w:tr>
      <w:tr w:rsidR="002D12E3" w:rsidRPr="00970564" w14:paraId="47EF89E5" w14:textId="77777777" w:rsidTr="004B6F38">
        <w:trPr>
          <w:trHeight w:val="493"/>
        </w:trPr>
        <w:tc>
          <w:tcPr>
            <w:tcW w:w="0" w:type="auto"/>
            <w:tcBorders>
              <w:top w:val="single" w:sz="4" w:space="0" w:color="auto"/>
              <w:left w:val="nil"/>
              <w:bottom w:val="single" w:sz="8" w:space="0" w:color="auto"/>
              <w:right w:val="nil"/>
            </w:tcBorders>
            <w:shd w:val="clear" w:color="auto" w:fill="auto"/>
            <w:noWrap/>
            <w:vAlign w:val="bottom"/>
            <w:hideMark/>
          </w:tcPr>
          <w:p w14:paraId="48C7659A" w14:textId="77777777" w:rsidR="002D12E3" w:rsidRPr="00970564" w:rsidRDefault="002D12E3" w:rsidP="00E922A2">
            <w:pPr>
              <w:spacing w:after="0" w:line="360" w:lineRule="auto"/>
              <w:jc w:val="center"/>
              <w:rPr>
                <w:rFonts w:cs="Arial"/>
                <w:b/>
                <w:color w:val="000000"/>
              </w:rPr>
            </w:pPr>
            <w:r w:rsidRPr="00970564">
              <w:rPr>
                <w:rFonts w:cs="Arial"/>
                <w:b/>
                <w:color w:val="000000"/>
              </w:rPr>
              <w:t>Set size</w:t>
            </w:r>
          </w:p>
        </w:tc>
        <w:tc>
          <w:tcPr>
            <w:tcW w:w="0" w:type="auto"/>
            <w:gridSpan w:val="2"/>
            <w:tcBorders>
              <w:top w:val="single" w:sz="4" w:space="0" w:color="auto"/>
              <w:left w:val="nil"/>
              <w:bottom w:val="single" w:sz="8" w:space="0" w:color="auto"/>
              <w:right w:val="nil"/>
            </w:tcBorders>
            <w:shd w:val="clear" w:color="auto" w:fill="auto"/>
            <w:noWrap/>
            <w:vAlign w:val="bottom"/>
            <w:hideMark/>
          </w:tcPr>
          <w:p w14:paraId="2491A2C2" w14:textId="77777777" w:rsidR="002D12E3" w:rsidRPr="00970564" w:rsidRDefault="002D12E3" w:rsidP="00E922A2">
            <w:pPr>
              <w:spacing w:after="0" w:line="360" w:lineRule="auto"/>
              <w:jc w:val="center"/>
              <w:rPr>
                <w:rFonts w:cs="Arial"/>
                <w:b/>
                <w:color w:val="000000"/>
              </w:rPr>
            </w:pPr>
            <w:r w:rsidRPr="00970564">
              <w:rPr>
                <w:rFonts w:cs="Arial"/>
                <w:b/>
                <w:color w:val="000000"/>
              </w:rPr>
              <w:t>BF</w:t>
            </w:r>
            <w:r w:rsidRPr="00970564">
              <w:rPr>
                <w:rFonts w:cs="Arial"/>
                <w:b/>
                <w:color w:val="000000"/>
                <w:vertAlign w:val="subscript"/>
              </w:rPr>
              <w:t>-o</w:t>
            </w:r>
          </w:p>
        </w:tc>
        <w:tc>
          <w:tcPr>
            <w:tcW w:w="0" w:type="auto"/>
            <w:gridSpan w:val="2"/>
            <w:tcBorders>
              <w:top w:val="single" w:sz="4" w:space="0" w:color="auto"/>
              <w:left w:val="nil"/>
              <w:bottom w:val="single" w:sz="8" w:space="0" w:color="auto"/>
              <w:right w:val="nil"/>
            </w:tcBorders>
            <w:shd w:val="clear" w:color="auto" w:fill="auto"/>
            <w:noWrap/>
            <w:vAlign w:val="bottom"/>
            <w:hideMark/>
          </w:tcPr>
          <w:p w14:paraId="021DAFD7" w14:textId="77777777" w:rsidR="002D12E3" w:rsidRPr="00970564" w:rsidRDefault="002D12E3" w:rsidP="00E922A2">
            <w:pPr>
              <w:spacing w:after="0" w:line="360" w:lineRule="auto"/>
              <w:jc w:val="center"/>
              <w:rPr>
                <w:rFonts w:cs="Arial"/>
                <w:b/>
                <w:color w:val="000000"/>
              </w:rPr>
            </w:pPr>
            <w:r w:rsidRPr="00970564">
              <w:rPr>
                <w:rFonts w:cs="Arial"/>
                <w:b/>
                <w:color w:val="000000"/>
              </w:rPr>
              <w:t>P</w:t>
            </w:r>
            <w:r w:rsidRPr="00970564">
              <w:rPr>
                <w:rFonts w:cs="Arial"/>
                <w:b/>
                <w:color w:val="000000"/>
                <w:vertAlign w:val="subscript"/>
              </w:rPr>
              <w:t>value</w:t>
            </w:r>
          </w:p>
        </w:tc>
      </w:tr>
      <w:tr w:rsidR="00662ECF" w:rsidRPr="00970564" w14:paraId="54981266" w14:textId="77777777" w:rsidTr="004B6F38">
        <w:trPr>
          <w:trHeight w:val="316"/>
        </w:trPr>
        <w:tc>
          <w:tcPr>
            <w:tcW w:w="655" w:type="pct"/>
            <w:tcBorders>
              <w:top w:val="single" w:sz="8" w:space="0" w:color="auto"/>
              <w:left w:val="nil"/>
              <w:bottom w:val="nil"/>
              <w:right w:val="nil"/>
            </w:tcBorders>
            <w:shd w:val="clear" w:color="auto" w:fill="auto"/>
            <w:noWrap/>
            <w:vAlign w:val="bottom"/>
            <w:hideMark/>
          </w:tcPr>
          <w:p w14:paraId="4B89F846" w14:textId="75CAD197" w:rsidR="002D12E3" w:rsidRPr="00970564" w:rsidRDefault="002D12E3" w:rsidP="00E922A2">
            <w:pPr>
              <w:spacing w:after="0" w:line="360" w:lineRule="auto"/>
              <w:jc w:val="center"/>
              <w:rPr>
                <w:rFonts w:cs="Arial"/>
                <w:color w:val="000000"/>
              </w:rPr>
            </w:pPr>
          </w:p>
        </w:tc>
        <w:tc>
          <w:tcPr>
            <w:tcW w:w="1038" w:type="pct"/>
            <w:tcBorders>
              <w:top w:val="nil"/>
              <w:left w:val="nil"/>
              <w:bottom w:val="nil"/>
              <w:right w:val="nil"/>
            </w:tcBorders>
            <w:shd w:val="clear" w:color="auto" w:fill="auto"/>
            <w:noWrap/>
            <w:vAlign w:val="bottom"/>
            <w:hideMark/>
          </w:tcPr>
          <w:p w14:paraId="07067D5C" w14:textId="105D9A71" w:rsidR="002D12E3" w:rsidRPr="00970564" w:rsidRDefault="001E688A" w:rsidP="00E922A2">
            <w:pPr>
              <w:spacing w:after="0" w:line="360" w:lineRule="auto"/>
              <w:jc w:val="center"/>
              <w:rPr>
                <w:rFonts w:cs="Arial"/>
                <w:b/>
                <w:color w:val="000000"/>
              </w:rPr>
            </w:pPr>
            <w:r>
              <w:rPr>
                <w:rFonts w:cs="Arial"/>
                <w:b/>
                <w:color w:val="000000"/>
              </w:rPr>
              <w:t>Experiment 1</w:t>
            </w:r>
          </w:p>
        </w:tc>
        <w:tc>
          <w:tcPr>
            <w:tcW w:w="1038" w:type="pct"/>
            <w:tcBorders>
              <w:top w:val="nil"/>
              <w:left w:val="nil"/>
              <w:bottom w:val="nil"/>
              <w:right w:val="nil"/>
            </w:tcBorders>
            <w:shd w:val="clear" w:color="auto" w:fill="auto"/>
            <w:noWrap/>
            <w:vAlign w:val="bottom"/>
            <w:hideMark/>
          </w:tcPr>
          <w:p w14:paraId="1F03E36D" w14:textId="6471C564" w:rsidR="002D12E3" w:rsidRPr="00970564" w:rsidRDefault="001E688A" w:rsidP="00E922A2">
            <w:pPr>
              <w:spacing w:after="0" w:line="360" w:lineRule="auto"/>
              <w:jc w:val="center"/>
              <w:rPr>
                <w:rFonts w:cs="Arial"/>
                <w:b/>
                <w:color w:val="000000"/>
              </w:rPr>
            </w:pPr>
            <w:r>
              <w:rPr>
                <w:rFonts w:cs="Arial"/>
                <w:b/>
                <w:color w:val="000000"/>
              </w:rPr>
              <w:t>Experiment 2</w:t>
            </w:r>
          </w:p>
        </w:tc>
        <w:tc>
          <w:tcPr>
            <w:tcW w:w="998" w:type="pct"/>
            <w:tcBorders>
              <w:top w:val="nil"/>
              <w:left w:val="nil"/>
              <w:bottom w:val="nil"/>
              <w:right w:val="nil"/>
            </w:tcBorders>
            <w:shd w:val="clear" w:color="auto" w:fill="auto"/>
            <w:noWrap/>
            <w:vAlign w:val="bottom"/>
            <w:hideMark/>
          </w:tcPr>
          <w:p w14:paraId="73389E7E" w14:textId="3F97DBDD" w:rsidR="002D12E3" w:rsidRPr="00970564" w:rsidRDefault="001E688A" w:rsidP="00E922A2">
            <w:pPr>
              <w:spacing w:after="0" w:line="360" w:lineRule="auto"/>
              <w:jc w:val="center"/>
              <w:rPr>
                <w:rFonts w:cs="Arial"/>
                <w:b/>
                <w:color w:val="000000"/>
              </w:rPr>
            </w:pPr>
            <w:r>
              <w:rPr>
                <w:rFonts w:cs="Arial"/>
                <w:b/>
                <w:color w:val="000000"/>
              </w:rPr>
              <w:t>Experiment 1</w:t>
            </w:r>
          </w:p>
        </w:tc>
        <w:tc>
          <w:tcPr>
            <w:tcW w:w="1271" w:type="pct"/>
            <w:tcBorders>
              <w:top w:val="nil"/>
              <w:left w:val="nil"/>
              <w:bottom w:val="nil"/>
              <w:right w:val="nil"/>
            </w:tcBorders>
            <w:shd w:val="clear" w:color="auto" w:fill="auto"/>
            <w:noWrap/>
            <w:vAlign w:val="bottom"/>
            <w:hideMark/>
          </w:tcPr>
          <w:p w14:paraId="5E253611" w14:textId="4CB1CE55" w:rsidR="002D12E3" w:rsidRPr="00970564" w:rsidRDefault="001E688A" w:rsidP="00E922A2">
            <w:pPr>
              <w:spacing w:after="0" w:line="360" w:lineRule="auto"/>
              <w:jc w:val="center"/>
              <w:rPr>
                <w:rFonts w:cs="Arial"/>
                <w:b/>
                <w:color w:val="000000"/>
              </w:rPr>
            </w:pPr>
            <w:r>
              <w:rPr>
                <w:rFonts w:cs="Arial"/>
                <w:b/>
                <w:color w:val="000000"/>
              </w:rPr>
              <w:t>Experiment 2</w:t>
            </w:r>
          </w:p>
        </w:tc>
      </w:tr>
      <w:tr w:rsidR="002D12E3" w:rsidRPr="00970564" w14:paraId="0792CA4C" w14:textId="77777777" w:rsidTr="004B6F38">
        <w:trPr>
          <w:trHeight w:val="394"/>
        </w:trPr>
        <w:tc>
          <w:tcPr>
            <w:tcW w:w="0" w:type="auto"/>
            <w:tcBorders>
              <w:top w:val="nil"/>
              <w:left w:val="nil"/>
              <w:bottom w:val="nil"/>
              <w:right w:val="nil"/>
            </w:tcBorders>
            <w:shd w:val="clear" w:color="auto" w:fill="auto"/>
            <w:noWrap/>
            <w:vAlign w:val="bottom"/>
            <w:hideMark/>
          </w:tcPr>
          <w:p w14:paraId="6906C64B" w14:textId="77777777" w:rsidR="002D12E3" w:rsidRPr="00970564" w:rsidRDefault="002D12E3" w:rsidP="00E922A2">
            <w:pPr>
              <w:spacing w:after="0" w:line="360" w:lineRule="auto"/>
              <w:jc w:val="center"/>
              <w:rPr>
                <w:rFonts w:cs="Arial"/>
                <w:color w:val="000000"/>
              </w:rPr>
            </w:pPr>
            <w:r w:rsidRPr="00970564">
              <w:rPr>
                <w:rFonts w:cs="Arial"/>
                <w:color w:val="000000"/>
              </w:rPr>
              <w:t>Across</w:t>
            </w:r>
          </w:p>
        </w:tc>
        <w:tc>
          <w:tcPr>
            <w:tcW w:w="0" w:type="auto"/>
            <w:tcBorders>
              <w:top w:val="nil"/>
              <w:left w:val="nil"/>
              <w:bottom w:val="nil"/>
              <w:right w:val="nil"/>
            </w:tcBorders>
            <w:shd w:val="clear" w:color="auto" w:fill="auto"/>
            <w:vAlign w:val="center"/>
            <w:hideMark/>
          </w:tcPr>
          <w:p w14:paraId="43F21306" w14:textId="77777777" w:rsidR="002D12E3" w:rsidRPr="00970564" w:rsidRDefault="002D12E3" w:rsidP="00E922A2">
            <w:pPr>
              <w:spacing w:after="0" w:line="360" w:lineRule="auto"/>
              <w:jc w:val="center"/>
              <w:rPr>
                <w:rFonts w:cs="Arial"/>
                <w:color w:val="000000"/>
              </w:rPr>
            </w:pPr>
            <w:r w:rsidRPr="00970564">
              <w:rPr>
                <w:rFonts w:cs="Arial"/>
                <w:color w:val="000000"/>
              </w:rPr>
              <w:t>4.8</w:t>
            </w:r>
          </w:p>
        </w:tc>
        <w:tc>
          <w:tcPr>
            <w:tcW w:w="0" w:type="auto"/>
            <w:tcBorders>
              <w:top w:val="nil"/>
              <w:left w:val="nil"/>
              <w:bottom w:val="nil"/>
              <w:right w:val="nil"/>
            </w:tcBorders>
            <w:shd w:val="clear" w:color="auto" w:fill="auto"/>
            <w:vAlign w:val="center"/>
            <w:hideMark/>
          </w:tcPr>
          <w:p w14:paraId="38D0969C" w14:textId="77777777" w:rsidR="002D12E3" w:rsidRPr="00970564" w:rsidRDefault="002D12E3" w:rsidP="00E922A2">
            <w:pPr>
              <w:spacing w:after="0" w:line="360" w:lineRule="auto"/>
              <w:jc w:val="center"/>
              <w:rPr>
                <w:rFonts w:cs="Arial"/>
                <w:color w:val="000000"/>
              </w:rPr>
            </w:pPr>
            <w:r w:rsidRPr="00970564">
              <w:rPr>
                <w:rFonts w:cs="Arial"/>
                <w:color w:val="000000"/>
              </w:rPr>
              <w:t>64.9</w:t>
            </w:r>
          </w:p>
        </w:tc>
        <w:tc>
          <w:tcPr>
            <w:tcW w:w="0" w:type="auto"/>
            <w:tcBorders>
              <w:top w:val="nil"/>
              <w:left w:val="nil"/>
              <w:bottom w:val="nil"/>
              <w:right w:val="nil"/>
            </w:tcBorders>
            <w:shd w:val="clear" w:color="auto" w:fill="auto"/>
            <w:vAlign w:val="center"/>
            <w:hideMark/>
          </w:tcPr>
          <w:p w14:paraId="352EB8D0" w14:textId="77777777" w:rsidR="002D12E3" w:rsidRPr="00970564" w:rsidRDefault="002D12E3" w:rsidP="00E922A2">
            <w:pPr>
              <w:spacing w:after="0" w:line="360" w:lineRule="auto"/>
              <w:jc w:val="center"/>
              <w:rPr>
                <w:rFonts w:cs="Arial"/>
                <w:color w:val="000000"/>
              </w:rPr>
            </w:pPr>
            <w:r w:rsidRPr="00970564">
              <w:rPr>
                <w:rFonts w:cs="Arial"/>
                <w:color w:val="000000"/>
              </w:rPr>
              <w:t>0.011</w:t>
            </w:r>
          </w:p>
        </w:tc>
        <w:tc>
          <w:tcPr>
            <w:tcW w:w="0" w:type="auto"/>
            <w:tcBorders>
              <w:top w:val="nil"/>
              <w:left w:val="nil"/>
              <w:bottom w:val="nil"/>
              <w:right w:val="nil"/>
            </w:tcBorders>
            <w:shd w:val="clear" w:color="auto" w:fill="auto"/>
            <w:noWrap/>
            <w:vAlign w:val="bottom"/>
            <w:hideMark/>
          </w:tcPr>
          <w:p w14:paraId="5C74CABE" w14:textId="77777777" w:rsidR="002D12E3" w:rsidRPr="00970564" w:rsidRDefault="002D12E3" w:rsidP="00E922A2">
            <w:pPr>
              <w:spacing w:after="0" w:line="360" w:lineRule="auto"/>
              <w:jc w:val="center"/>
              <w:rPr>
                <w:rFonts w:cs="Arial"/>
                <w:color w:val="000000"/>
              </w:rPr>
            </w:pPr>
            <w:r w:rsidRPr="00970564">
              <w:rPr>
                <w:rFonts w:cs="Arial"/>
                <w:color w:val="000000"/>
              </w:rPr>
              <w:t>4.1e-4</w:t>
            </w:r>
          </w:p>
        </w:tc>
      </w:tr>
      <w:tr w:rsidR="002D12E3" w:rsidRPr="00970564" w14:paraId="3019EE01" w14:textId="77777777" w:rsidTr="004B6F38">
        <w:trPr>
          <w:trHeight w:val="394"/>
        </w:trPr>
        <w:tc>
          <w:tcPr>
            <w:tcW w:w="0" w:type="auto"/>
            <w:tcBorders>
              <w:top w:val="nil"/>
              <w:left w:val="nil"/>
              <w:bottom w:val="nil"/>
              <w:right w:val="nil"/>
            </w:tcBorders>
            <w:shd w:val="clear" w:color="auto" w:fill="auto"/>
            <w:noWrap/>
            <w:vAlign w:val="bottom"/>
            <w:hideMark/>
          </w:tcPr>
          <w:p w14:paraId="25676EF9" w14:textId="77777777" w:rsidR="002D12E3" w:rsidRPr="00970564" w:rsidRDefault="002D12E3" w:rsidP="00E922A2">
            <w:pPr>
              <w:spacing w:after="0" w:line="360" w:lineRule="auto"/>
              <w:jc w:val="center"/>
              <w:rPr>
                <w:rFonts w:cs="Arial"/>
                <w:color w:val="000000"/>
              </w:rPr>
            </w:pPr>
            <w:r w:rsidRPr="00970564">
              <w:rPr>
                <w:rFonts w:cs="Arial"/>
                <w:color w:val="000000"/>
              </w:rPr>
              <w:t>1</w:t>
            </w:r>
          </w:p>
        </w:tc>
        <w:tc>
          <w:tcPr>
            <w:tcW w:w="0" w:type="auto"/>
            <w:tcBorders>
              <w:top w:val="nil"/>
              <w:left w:val="nil"/>
              <w:bottom w:val="nil"/>
              <w:right w:val="nil"/>
            </w:tcBorders>
            <w:shd w:val="clear" w:color="auto" w:fill="auto"/>
            <w:vAlign w:val="center"/>
            <w:hideMark/>
          </w:tcPr>
          <w:p w14:paraId="0C190420" w14:textId="77777777" w:rsidR="002D12E3" w:rsidRPr="00970564" w:rsidRDefault="002D12E3" w:rsidP="00E922A2">
            <w:pPr>
              <w:spacing w:after="0" w:line="360" w:lineRule="auto"/>
              <w:jc w:val="center"/>
              <w:rPr>
                <w:rFonts w:cs="Arial"/>
                <w:color w:val="000000"/>
              </w:rPr>
            </w:pPr>
            <w:r w:rsidRPr="00970564">
              <w:rPr>
                <w:rFonts w:cs="Arial"/>
                <w:color w:val="000000"/>
              </w:rPr>
              <w:t>2.4</w:t>
            </w:r>
          </w:p>
        </w:tc>
        <w:tc>
          <w:tcPr>
            <w:tcW w:w="0" w:type="auto"/>
            <w:tcBorders>
              <w:top w:val="nil"/>
              <w:left w:val="nil"/>
              <w:bottom w:val="nil"/>
              <w:right w:val="nil"/>
            </w:tcBorders>
            <w:shd w:val="clear" w:color="auto" w:fill="auto"/>
            <w:vAlign w:val="center"/>
            <w:hideMark/>
          </w:tcPr>
          <w:p w14:paraId="36C005E9" w14:textId="77777777" w:rsidR="002D12E3" w:rsidRPr="00970564" w:rsidRDefault="002D12E3" w:rsidP="00E922A2">
            <w:pPr>
              <w:spacing w:after="0" w:line="360" w:lineRule="auto"/>
              <w:jc w:val="center"/>
              <w:rPr>
                <w:rFonts w:cs="Arial"/>
                <w:color w:val="000000"/>
              </w:rPr>
            </w:pPr>
            <w:r w:rsidRPr="00970564">
              <w:rPr>
                <w:rFonts w:cs="Arial"/>
                <w:color w:val="000000"/>
              </w:rPr>
              <w:t>6698.0</w:t>
            </w:r>
          </w:p>
        </w:tc>
        <w:tc>
          <w:tcPr>
            <w:tcW w:w="0" w:type="auto"/>
            <w:tcBorders>
              <w:top w:val="nil"/>
              <w:left w:val="nil"/>
              <w:bottom w:val="nil"/>
              <w:right w:val="nil"/>
            </w:tcBorders>
            <w:shd w:val="clear" w:color="auto" w:fill="auto"/>
            <w:vAlign w:val="center"/>
            <w:hideMark/>
          </w:tcPr>
          <w:p w14:paraId="7FAF7DA7" w14:textId="77777777" w:rsidR="002D12E3" w:rsidRPr="00970564" w:rsidRDefault="002D12E3" w:rsidP="00E922A2">
            <w:pPr>
              <w:spacing w:after="0" w:line="360" w:lineRule="auto"/>
              <w:jc w:val="center"/>
              <w:rPr>
                <w:rFonts w:cs="Arial"/>
                <w:color w:val="000000"/>
              </w:rPr>
            </w:pPr>
            <w:r w:rsidRPr="00970564">
              <w:rPr>
                <w:rFonts w:cs="Arial"/>
                <w:color w:val="000000"/>
              </w:rPr>
              <w:t>0.026</w:t>
            </w:r>
          </w:p>
        </w:tc>
        <w:tc>
          <w:tcPr>
            <w:tcW w:w="0" w:type="auto"/>
            <w:tcBorders>
              <w:top w:val="nil"/>
              <w:left w:val="nil"/>
              <w:bottom w:val="nil"/>
              <w:right w:val="nil"/>
            </w:tcBorders>
            <w:shd w:val="clear" w:color="auto" w:fill="auto"/>
            <w:noWrap/>
            <w:vAlign w:val="bottom"/>
            <w:hideMark/>
          </w:tcPr>
          <w:p w14:paraId="0A7470D9" w14:textId="77777777" w:rsidR="002D12E3" w:rsidRPr="00970564" w:rsidRDefault="002D12E3" w:rsidP="00E922A2">
            <w:pPr>
              <w:spacing w:after="0" w:line="360" w:lineRule="auto"/>
              <w:jc w:val="center"/>
              <w:rPr>
                <w:rFonts w:cs="Arial"/>
                <w:color w:val="000000"/>
              </w:rPr>
            </w:pPr>
            <w:r w:rsidRPr="00970564">
              <w:rPr>
                <w:rFonts w:cs="Arial"/>
                <w:color w:val="000000"/>
              </w:rPr>
              <w:t>2.6e-6</w:t>
            </w:r>
          </w:p>
        </w:tc>
      </w:tr>
      <w:tr w:rsidR="002D12E3" w:rsidRPr="00970564" w14:paraId="1D9B43E8" w14:textId="77777777" w:rsidTr="004B6F38">
        <w:trPr>
          <w:trHeight w:val="394"/>
        </w:trPr>
        <w:tc>
          <w:tcPr>
            <w:tcW w:w="0" w:type="auto"/>
            <w:tcBorders>
              <w:top w:val="nil"/>
              <w:left w:val="nil"/>
              <w:bottom w:val="nil"/>
              <w:right w:val="nil"/>
            </w:tcBorders>
            <w:shd w:val="clear" w:color="auto" w:fill="auto"/>
            <w:noWrap/>
            <w:vAlign w:val="bottom"/>
            <w:hideMark/>
          </w:tcPr>
          <w:p w14:paraId="6DCC668A" w14:textId="77777777" w:rsidR="002D12E3" w:rsidRPr="00970564" w:rsidRDefault="002D12E3" w:rsidP="00E922A2">
            <w:pPr>
              <w:spacing w:after="0" w:line="360" w:lineRule="auto"/>
              <w:jc w:val="center"/>
              <w:rPr>
                <w:rFonts w:cs="Arial"/>
                <w:color w:val="000000"/>
              </w:rPr>
            </w:pPr>
            <w:r w:rsidRPr="00970564">
              <w:rPr>
                <w:rFonts w:cs="Arial"/>
                <w:color w:val="000000"/>
              </w:rPr>
              <w:t>2</w:t>
            </w:r>
          </w:p>
        </w:tc>
        <w:tc>
          <w:tcPr>
            <w:tcW w:w="0" w:type="auto"/>
            <w:tcBorders>
              <w:top w:val="nil"/>
              <w:left w:val="nil"/>
              <w:bottom w:val="nil"/>
              <w:right w:val="nil"/>
            </w:tcBorders>
            <w:shd w:val="clear" w:color="auto" w:fill="auto"/>
            <w:vAlign w:val="center"/>
            <w:hideMark/>
          </w:tcPr>
          <w:p w14:paraId="5586B597" w14:textId="77777777" w:rsidR="002D12E3" w:rsidRPr="00970564" w:rsidRDefault="002D12E3" w:rsidP="00E922A2">
            <w:pPr>
              <w:spacing w:after="0" w:line="360" w:lineRule="auto"/>
              <w:jc w:val="center"/>
              <w:rPr>
                <w:rFonts w:cs="Arial"/>
                <w:color w:val="000000"/>
              </w:rPr>
            </w:pPr>
            <w:r w:rsidRPr="00970564">
              <w:rPr>
                <w:rFonts w:cs="Arial"/>
                <w:color w:val="000000"/>
              </w:rPr>
              <w:t>4.3</w:t>
            </w:r>
          </w:p>
        </w:tc>
        <w:tc>
          <w:tcPr>
            <w:tcW w:w="0" w:type="auto"/>
            <w:tcBorders>
              <w:top w:val="nil"/>
              <w:left w:val="nil"/>
              <w:bottom w:val="nil"/>
              <w:right w:val="nil"/>
            </w:tcBorders>
            <w:shd w:val="clear" w:color="auto" w:fill="auto"/>
            <w:vAlign w:val="center"/>
            <w:hideMark/>
          </w:tcPr>
          <w:p w14:paraId="2BF14CA1" w14:textId="77777777" w:rsidR="002D12E3" w:rsidRPr="00970564" w:rsidRDefault="002D12E3" w:rsidP="00E922A2">
            <w:pPr>
              <w:spacing w:after="0" w:line="360" w:lineRule="auto"/>
              <w:jc w:val="center"/>
              <w:rPr>
                <w:rFonts w:cs="Arial"/>
                <w:color w:val="000000"/>
              </w:rPr>
            </w:pPr>
            <w:r w:rsidRPr="00970564">
              <w:rPr>
                <w:rFonts w:cs="Arial"/>
                <w:color w:val="000000"/>
              </w:rPr>
              <w:t>1105.0</w:t>
            </w:r>
          </w:p>
        </w:tc>
        <w:tc>
          <w:tcPr>
            <w:tcW w:w="0" w:type="auto"/>
            <w:tcBorders>
              <w:top w:val="nil"/>
              <w:left w:val="nil"/>
              <w:bottom w:val="nil"/>
              <w:right w:val="nil"/>
            </w:tcBorders>
            <w:shd w:val="clear" w:color="auto" w:fill="auto"/>
            <w:vAlign w:val="center"/>
            <w:hideMark/>
          </w:tcPr>
          <w:p w14:paraId="6315901B" w14:textId="77777777" w:rsidR="002D12E3" w:rsidRPr="00970564" w:rsidRDefault="002D12E3" w:rsidP="00E922A2">
            <w:pPr>
              <w:spacing w:after="0" w:line="360" w:lineRule="auto"/>
              <w:jc w:val="center"/>
              <w:rPr>
                <w:rFonts w:cs="Arial"/>
                <w:color w:val="000000"/>
              </w:rPr>
            </w:pPr>
            <w:r w:rsidRPr="00970564">
              <w:rPr>
                <w:rFonts w:cs="Arial"/>
                <w:color w:val="000000"/>
              </w:rPr>
              <w:t>0.013</w:t>
            </w:r>
          </w:p>
        </w:tc>
        <w:tc>
          <w:tcPr>
            <w:tcW w:w="0" w:type="auto"/>
            <w:tcBorders>
              <w:top w:val="nil"/>
              <w:left w:val="nil"/>
              <w:bottom w:val="nil"/>
              <w:right w:val="nil"/>
            </w:tcBorders>
            <w:shd w:val="clear" w:color="auto" w:fill="auto"/>
            <w:noWrap/>
            <w:vAlign w:val="bottom"/>
            <w:hideMark/>
          </w:tcPr>
          <w:p w14:paraId="4D4650EC" w14:textId="77777777" w:rsidR="002D12E3" w:rsidRPr="00970564" w:rsidRDefault="002D12E3" w:rsidP="00E922A2">
            <w:pPr>
              <w:spacing w:after="0" w:line="360" w:lineRule="auto"/>
              <w:jc w:val="center"/>
              <w:rPr>
                <w:rFonts w:cs="Arial"/>
                <w:color w:val="000000"/>
              </w:rPr>
            </w:pPr>
            <w:r w:rsidRPr="00970564">
              <w:rPr>
                <w:rFonts w:cs="Arial"/>
                <w:color w:val="000000"/>
              </w:rPr>
              <w:t>1.8e-5</w:t>
            </w:r>
          </w:p>
        </w:tc>
      </w:tr>
      <w:tr w:rsidR="002D12E3" w:rsidRPr="00970564" w14:paraId="7E906DC5" w14:textId="77777777" w:rsidTr="004B6F38">
        <w:trPr>
          <w:trHeight w:val="394"/>
        </w:trPr>
        <w:tc>
          <w:tcPr>
            <w:tcW w:w="0" w:type="auto"/>
            <w:tcBorders>
              <w:top w:val="nil"/>
              <w:left w:val="nil"/>
              <w:bottom w:val="nil"/>
              <w:right w:val="nil"/>
            </w:tcBorders>
            <w:shd w:val="clear" w:color="auto" w:fill="auto"/>
            <w:noWrap/>
            <w:vAlign w:val="bottom"/>
            <w:hideMark/>
          </w:tcPr>
          <w:p w14:paraId="6888CA69" w14:textId="77777777" w:rsidR="002D12E3" w:rsidRPr="00970564" w:rsidRDefault="002D12E3" w:rsidP="00E922A2">
            <w:pPr>
              <w:spacing w:after="0" w:line="360" w:lineRule="auto"/>
              <w:jc w:val="center"/>
              <w:rPr>
                <w:rFonts w:cs="Arial"/>
                <w:color w:val="000000"/>
              </w:rPr>
            </w:pPr>
            <w:r w:rsidRPr="00970564">
              <w:rPr>
                <w:rFonts w:cs="Arial"/>
                <w:color w:val="000000"/>
              </w:rPr>
              <w:t>3</w:t>
            </w:r>
          </w:p>
        </w:tc>
        <w:tc>
          <w:tcPr>
            <w:tcW w:w="0" w:type="auto"/>
            <w:tcBorders>
              <w:top w:val="nil"/>
              <w:left w:val="nil"/>
              <w:bottom w:val="nil"/>
              <w:right w:val="nil"/>
            </w:tcBorders>
            <w:shd w:val="clear" w:color="auto" w:fill="auto"/>
            <w:vAlign w:val="center"/>
            <w:hideMark/>
          </w:tcPr>
          <w:p w14:paraId="62CA01A6" w14:textId="77777777" w:rsidR="002D12E3" w:rsidRPr="00970564" w:rsidRDefault="002D12E3" w:rsidP="00E922A2">
            <w:pPr>
              <w:spacing w:after="0" w:line="360" w:lineRule="auto"/>
              <w:jc w:val="center"/>
              <w:rPr>
                <w:rFonts w:cs="Arial"/>
                <w:color w:val="000000"/>
              </w:rPr>
            </w:pPr>
            <w:r w:rsidRPr="00970564">
              <w:rPr>
                <w:rFonts w:cs="Arial"/>
                <w:color w:val="000000"/>
              </w:rPr>
              <w:t>4.2</w:t>
            </w:r>
          </w:p>
        </w:tc>
        <w:tc>
          <w:tcPr>
            <w:tcW w:w="0" w:type="auto"/>
            <w:tcBorders>
              <w:top w:val="nil"/>
              <w:left w:val="nil"/>
              <w:bottom w:val="nil"/>
              <w:right w:val="nil"/>
            </w:tcBorders>
            <w:shd w:val="clear" w:color="auto" w:fill="auto"/>
            <w:vAlign w:val="center"/>
            <w:hideMark/>
          </w:tcPr>
          <w:p w14:paraId="7AAE1F88" w14:textId="77777777" w:rsidR="002D12E3" w:rsidRPr="00970564" w:rsidRDefault="002D12E3" w:rsidP="00E922A2">
            <w:pPr>
              <w:spacing w:after="0" w:line="360" w:lineRule="auto"/>
              <w:jc w:val="center"/>
              <w:rPr>
                <w:rFonts w:cs="Arial"/>
                <w:color w:val="000000"/>
              </w:rPr>
            </w:pPr>
            <w:r w:rsidRPr="00970564">
              <w:rPr>
                <w:rFonts w:cs="Arial"/>
                <w:color w:val="000000"/>
              </w:rPr>
              <w:t>13.2</w:t>
            </w:r>
          </w:p>
        </w:tc>
        <w:tc>
          <w:tcPr>
            <w:tcW w:w="0" w:type="auto"/>
            <w:tcBorders>
              <w:top w:val="nil"/>
              <w:left w:val="nil"/>
              <w:bottom w:val="nil"/>
              <w:right w:val="nil"/>
            </w:tcBorders>
            <w:shd w:val="clear" w:color="auto" w:fill="auto"/>
            <w:vAlign w:val="center"/>
            <w:hideMark/>
          </w:tcPr>
          <w:p w14:paraId="04FCA9A2" w14:textId="77777777" w:rsidR="002D12E3" w:rsidRPr="00970564" w:rsidRDefault="002D12E3" w:rsidP="00E922A2">
            <w:pPr>
              <w:spacing w:after="0" w:line="360" w:lineRule="auto"/>
              <w:jc w:val="center"/>
              <w:rPr>
                <w:rFonts w:cs="Arial"/>
                <w:color w:val="000000"/>
              </w:rPr>
            </w:pPr>
            <w:r w:rsidRPr="00970564">
              <w:rPr>
                <w:rFonts w:cs="Arial"/>
                <w:color w:val="000000"/>
              </w:rPr>
              <w:t>0.013</w:t>
            </w:r>
          </w:p>
        </w:tc>
        <w:tc>
          <w:tcPr>
            <w:tcW w:w="0" w:type="auto"/>
            <w:tcBorders>
              <w:top w:val="nil"/>
              <w:left w:val="nil"/>
              <w:bottom w:val="nil"/>
              <w:right w:val="nil"/>
            </w:tcBorders>
            <w:shd w:val="clear" w:color="auto" w:fill="auto"/>
            <w:vAlign w:val="center"/>
            <w:hideMark/>
          </w:tcPr>
          <w:p w14:paraId="6C045DD4" w14:textId="77777777" w:rsidR="002D12E3" w:rsidRPr="00970564" w:rsidRDefault="002D12E3" w:rsidP="00E922A2">
            <w:pPr>
              <w:spacing w:after="0" w:line="360" w:lineRule="auto"/>
              <w:jc w:val="center"/>
              <w:rPr>
                <w:rFonts w:cs="Arial"/>
                <w:color w:val="000000"/>
              </w:rPr>
            </w:pPr>
            <w:r w:rsidRPr="00970564">
              <w:rPr>
                <w:rFonts w:cs="Arial"/>
                <w:color w:val="000000"/>
              </w:rPr>
              <w:t>0.002</w:t>
            </w:r>
          </w:p>
        </w:tc>
      </w:tr>
      <w:tr w:rsidR="002D12E3" w:rsidRPr="00970564" w14:paraId="67EAC604" w14:textId="77777777" w:rsidTr="004B6F38">
        <w:trPr>
          <w:trHeight w:val="413"/>
        </w:trPr>
        <w:tc>
          <w:tcPr>
            <w:tcW w:w="0" w:type="auto"/>
            <w:tcBorders>
              <w:top w:val="nil"/>
              <w:left w:val="nil"/>
              <w:bottom w:val="single" w:sz="8" w:space="0" w:color="auto"/>
              <w:right w:val="nil"/>
            </w:tcBorders>
            <w:shd w:val="clear" w:color="auto" w:fill="auto"/>
            <w:noWrap/>
            <w:vAlign w:val="bottom"/>
            <w:hideMark/>
          </w:tcPr>
          <w:p w14:paraId="05D0242B" w14:textId="77777777" w:rsidR="002D12E3" w:rsidRPr="00970564" w:rsidRDefault="002D12E3" w:rsidP="00E922A2">
            <w:pPr>
              <w:spacing w:after="0" w:line="360" w:lineRule="auto"/>
              <w:jc w:val="center"/>
              <w:rPr>
                <w:rFonts w:cs="Arial"/>
                <w:color w:val="000000"/>
              </w:rPr>
            </w:pPr>
            <w:r w:rsidRPr="00970564">
              <w:rPr>
                <w:rFonts w:cs="Arial"/>
                <w:color w:val="000000"/>
              </w:rPr>
              <w:t>4</w:t>
            </w:r>
          </w:p>
        </w:tc>
        <w:tc>
          <w:tcPr>
            <w:tcW w:w="0" w:type="auto"/>
            <w:tcBorders>
              <w:top w:val="nil"/>
              <w:left w:val="nil"/>
              <w:bottom w:val="single" w:sz="8" w:space="0" w:color="auto"/>
              <w:right w:val="nil"/>
            </w:tcBorders>
            <w:shd w:val="clear" w:color="auto" w:fill="auto"/>
            <w:vAlign w:val="center"/>
            <w:hideMark/>
          </w:tcPr>
          <w:p w14:paraId="1D083401" w14:textId="77777777" w:rsidR="002D12E3" w:rsidRPr="00970564" w:rsidRDefault="002D12E3" w:rsidP="00E922A2">
            <w:pPr>
              <w:spacing w:after="0" w:line="360" w:lineRule="auto"/>
              <w:jc w:val="center"/>
              <w:rPr>
                <w:rFonts w:cs="Arial"/>
                <w:color w:val="000000"/>
              </w:rPr>
            </w:pPr>
            <w:r w:rsidRPr="00970564">
              <w:rPr>
                <w:rFonts w:cs="Arial"/>
                <w:color w:val="000000"/>
              </w:rPr>
              <w:t>3.0</w:t>
            </w:r>
          </w:p>
        </w:tc>
        <w:tc>
          <w:tcPr>
            <w:tcW w:w="0" w:type="auto"/>
            <w:tcBorders>
              <w:top w:val="nil"/>
              <w:left w:val="nil"/>
              <w:bottom w:val="single" w:sz="8" w:space="0" w:color="auto"/>
              <w:right w:val="nil"/>
            </w:tcBorders>
            <w:shd w:val="clear" w:color="auto" w:fill="auto"/>
            <w:vAlign w:val="center"/>
            <w:hideMark/>
          </w:tcPr>
          <w:p w14:paraId="5EBFCE8C" w14:textId="77777777" w:rsidR="002D12E3" w:rsidRPr="00970564" w:rsidRDefault="002D12E3" w:rsidP="00E922A2">
            <w:pPr>
              <w:spacing w:after="0" w:line="360" w:lineRule="auto"/>
              <w:jc w:val="center"/>
              <w:rPr>
                <w:rFonts w:cs="Arial"/>
                <w:color w:val="000000"/>
              </w:rPr>
            </w:pPr>
            <w:r w:rsidRPr="00970564">
              <w:rPr>
                <w:rFonts w:cs="Arial"/>
                <w:color w:val="000000"/>
              </w:rPr>
              <w:t>10.9</w:t>
            </w:r>
          </w:p>
        </w:tc>
        <w:tc>
          <w:tcPr>
            <w:tcW w:w="0" w:type="auto"/>
            <w:tcBorders>
              <w:top w:val="nil"/>
              <w:left w:val="nil"/>
              <w:bottom w:val="single" w:sz="8" w:space="0" w:color="auto"/>
              <w:right w:val="nil"/>
            </w:tcBorders>
            <w:shd w:val="clear" w:color="auto" w:fill="auto"/>
            <w:vAlign w:val="center"/>
            <w:hideMark/>
          </w:tcPr>
          <w:p w14:paraId="7F63B5EF" w14:textId="77777777" w:rsidR="002D12E3" w:rsidRPr="00970564" w:rsidRDefault="002D12E3" w:rsidP="00E922A2">
            <w:pPr>
              <w:spacing w:after="0" w:line="360" w:lineRule="auto"/>
              <w:jc w:val="center"/>
              <w:rPr>
                <w:rFonts w:cs="Arial"/>
                <w:color w:val="000000"/>
              </w:rPr>
            </w:pPr>
            <w:r w:rsidRPr="00970564">
              <w:rPr>
                <w:rFonts w:cs="Arial"/>
                <w:color w:val="000000"/>
              </w:rPr>
              <w:t>0.02</w:t>
            </w:r>
          </w:p>
        </w:tc>
        <w:tc>
          <w:tcPr>
            <w:tcW w:w="0" w:type="auto"/>
            <w:tcBorders>
              <w:top w:val="nil"/>
              <w:left w:val="nil"/>
              <w:bottom w:val="single" w:sz="8" w:space="0" w:color="auto"/>
              <w:right w:val="nil"/>
            </w:tcBorders>
            <w:shd w:val="clear" w:color="auto" w:fill="auto"/>
            <w:vAlign w:val="center"/>
            <w:hideMark/>
          </w:tcPr>
          <w:p w14:paraId="2F47934D" w14:textId="77777777" w:rsidR="002D12E3" w:rsidRPr="00970564" w:rsidRDefault="002D12E3" w:rsidP="00E922A2">
            <w:pPr>
              <w:spacing w:after="0" w:line="360" w:lineRule="auto"/>
              <w:jc w:val="center"/>
              <w:rPr>
                <w:rFonts w:cs="Arial"/>
                <w:color w:val="000000"/>
              </w:rPr>
            </w:pPr>
            <w:r w:rsidRPr="00970564">
              <w:rPr>
                <w:rFonts w:cs="Arial"/>
                <w:color w:val="000000"/>
              </w:rPr>
              <w:t>0.003</w:t>
            </w:r>
          </w:p>
        </w:tc>
      </w:tr>
    </w:tbl>
    <w:p w14:paraId="52FD50B6" w14:textId="59411CA6" w:rsidR="004B1491" w:rsidRPr="0030171C" w:rsidDel="00BD2025" w:rsidRDefault="004B1491" w:rsidP="00E922A2">
      <w:pPr>
        <w:spacing w:line="360" w:lineRule="auto"/>
        <w:jc w:val="both"/>
        <w:rPr>
          <w:del w:id="11" w:author="Danai Papadopetraki" w:date="2019-08-07T17:09:00Z"/>
        </w:rPr>
      </w:pPr>
    </w:p>
    <w:p w14:paraId="147EE130" w14:textId="2F51FAB0" w:rsidR="002D12E3" w:rsidRPr="0030171C" w:rsidDel="00BD2025" w:rsidRDefault="002D12E3" w:rsidP="007E3D8F">
      <w:pPr>
        <w:pStyle w:val="Subtitle"/>
        <w:rPr>
          <w:del w:id="12" w:author="Danai Papadopetraki" w:date="2019-08-07T17:09:00Z"/>
        </w:rPr>
      </w:pPr>
      <w:del w:id="13" w:author="Danai Papadopetraki" w:date="2019-08-07T17:09:00Z">
        <w:r w:rsidRPr="0030171C" w:rsidDel="00BD2025">
          <w:delText>Exploratory analyses</w:delText>
        </w:r>
      </w:del>
    </w:p>
    <w:p w14:paraId="6291A4AF" w14:textId="1753AC9B" w:rsidR="002D12E3" w:rsidRPr="0030171C" w:rsidRDefault="002D12E3" w:rsidP="00E922A2">
      <w:pPr>
        <w:autoSpaceDE w:val="0"/>
        <w:autoSpaceDN w:val="0"/>
        <w:adjustRightInd w:val="0"/>
        <w:spacing w:after="0" w:line="360" w:lineRule="auto"/>
      </w:pPr>
      <w:r w:rsidRPr="00240F7A">
        <w:rPr>
          <w:szCs w:val="24"/>
        </w:rPr>
        <w:t xml:space="preserve">Having established that ignore is both more difficult and perceived as more costly for most participants, we next asked whether variability in preference for update varies with variability in task performance. </w:t>
      </w:r>
      <w:ins w:id="14" w:author="Danai Papadopetraki" w:date="2019-08-09T16:57:00Z">
        <w:r w:rsidR="00307152">
          <w:rPr>
            <w:szCs w:val="24"/>
          </w:rPr>
          <w:t>Plotting</w:t>
        </w:r>
      </w:ins>
      <w:del w:id="15" w:author="Danai Papadopetraki" w:date="2019-08-09T16:57:00Z">
        <w:r w:rsidRPr="00240F7A" w:rsidDel="00307152">
          <w:rPr>
            <w:szCs w:val="24"/>
          </w:rPr>
          <w:delText>A plot of</w:delText>
        </w:r>
      </w:del>
      <w:r w:rsidRPr="00240F7A">
        <w:rPr>
          <w:szCs w:val="24"/>
        </w:rPr>
        <w:t xml:space="preserve"> deviance for ignore versus update against preference for ignore </w:t>
      </w:r>
      <w:r w:rsidRPr="00240F7A">
        <w:rPr>
          <w:szCs w:val="24"/>
        </w:rPr>
        <w:lastRenderedPageBreak/>
        <w:t>versus update reveals little correlation</w:t>
      </w:r>
      <w:ins w:id="16" w:author="Danai Papadopetraki" w:date="2019-08-09T16:54:00Z">
        <w:r w:rsidR="00307152">
          <w:rPr>
            <w:szCs w:val="24"/>
          </w:rPr>
          <w:t xml:space="preserve"> (r=-0.079, BF</w:t>
        </w:r>
      </w:ins>
      <w:ins w:id="17" w:author="Danai Papadopetraki" w:date="2019-08-09T16:56:00Z">
        <w:r w:rsidR="00307152" w:rsidRPr="00307152">
          <w:rPr>
            <w:szCs w:val="24"/>
            <w:vertAlign w:val="subscript"/>
            <w:rPrChange w:id="18" w:author="Danai Papadopetraki" w:date="2019-08-09T16:56:00Z">
              <w:rPr>
                <w:szCs w:val="24"/>
              </w:rPr>
            </w:rPrChange>
          </w:rPr>
          <w:t>10</w:t>
        </w:r>
      </w:ins>
      <w:ins w:id="19" w:author="Danai Papadopetraki" w:date="2019-08-09T16:54:00Z">
        <w:r w:rsidR="00307152">
          <w:rPr>
            <w:szCs w:val="24"/>
          </w:rPr>
          <w:t>=0.181,</w:t>
        </w:r>
      </w:ins>
      <w:ins w:id="20" w:author="Danai Papadopetraki" w:date="2019-08-09T16:57:00Z">
        <w:r w:rsidR="00307152">
          <w:rPr>
            <w:szCs w:val="24"/>
          </w:rPr>
          <w:t xml:space="preserve"> </w:t>
        </w:r>
      </w:ins>
      <w:ins w:id="21" w:author="Danai Papadopetraki" w:date="2019-08-09T16:54:00Z">
        <w:r w:rsidR="00307152">
          <w:rPr>
            <w:szCs w:val="24"/>
          </w:rPr>
          <w:t>p=</w:t>
        </w:r>
      </w:ins>
      <w:ins w:id="22" w:author="Danai Papadopetraki" w:date="2019-08-09T16:56:00Z">
        <w:r w:rsidR="00307152">
          <w:rPr>
            <w:szCs w:val="24"/>
          </w:rPr>
          <w:t>0.503</w:t>
        </w:r>
      </w:ins>
      <w:ins w:id="23" w:author="Danai Papadopetraki" w:date="2019-08-09T17:43:00Z">
        <w:r w:rsidR="000B7E10">
          <w:rPr>
            <w:szCs w:val="24"/>
          </w:rPr>
          <w:t>, Supplemental Figure 2</w:t>
        </w:r>
      </w:ins>
      <w:ins w:id="24" w:author="Danai Papadopetraki" w:date="2019-08-09T16:56:00Z">
        <w:r w:rsidR="00307152">
          <w:rPr>
            <w:szCs w:val="24"/>
          </w:rPr>
          <w:t>)</w:t>
        </w:r>
      </w:ins>
      <w:del w:id="25" w:author="Danai Papadopetraki" w:date="2019-08-09T16:54:00Z">
        <w:r w:rsidRPr="00240F7A" w:rsidDel="00307152">
          <w:rPr>
            <w:szCs w:val="24"/>
          </w:rPr>
          <w:delText xml:space="preserve"> </w:delText>
        </w:r>
      </w:del>
      <w:r w:rsidRPr="00240F7A">
        <w:rPr>
          <w:szCs w:val="24"/>
        </w:rPr>
        <w:t>(</w:t>
      </w:r>
      <w:commentRangeStart w:id="26"/>
      <w:r w:rsidRPr="00240F7A">
        <w:rPr>
          <w:rFonts w:eastAsia="Calibri" w:cs="Arial"/>
          <w:szCs w:val="24"/>
          <w:lang w:eastAsia="ja-JP"/>
        </w:rPr>
        <w:t xml:space="preserve">Figure </w:t>
      </w:r>
      <w:r w:rsidRPr="00240F7A">
        <w:rPr>
          <w:rFonts w:cs="Arial"/>
          <w:szCs w:val="24"/>
        </w:rPr>
        <w:t>5</w:t>
      </w:r>
      <w:commentRangeEnd w:id="26"/>
      <w:r w:rsidR="003828B5">
        <w:rPr>
          <w:rStyle w:val="CommentReference"/>
          <w:rFonts w:eastAsiaTheme="minorEastAsia"/>
        </w:rPr>
        <w:commentReference w:id="26"/>
      </w:r>
      <w:r w:rsidRPr="00240F7A">
        <w:rPr>
          <w:rFonts w:cs="Arial"/>
          <w:szCs w:val="24"/>
        </w:rPr>
        <w:t xml:space="preserve">). We also </w:t>
      </w:r>
      <w:r w:rsidR="00A50D47" w:rsidRPr="00240F7A">
        <w:rPr>
          <w:rFonts w:eastAsia="Calibri" w:cs="Arial"/>
          <w:szCs w:val="24"/>
          <w:lang w:eastAsia="ja-JP"/>
        </w:rPr>
        <w:t>assessed</w:t>
      </w:r>
      <w:r w:rsidRPr="00240F7A">
        <w:rPr>
          <w:rFonts w:cs="Arial"/>
          <w:szCs w:val="24"/>
        </w:rPr>
        <w:t xml:space="preserve"> a relationship between</w:t>
      </w:r>
      <w:r w:rsidRPr="004E0840">
        <w:rPr>
          <w:rFonts w:cs="Arial"/>
        </w:rPr>
        <w:t xml:space="preserve"> preference and performance using mixed effects logistic regression</w:t>
      </w:r>
      <w:r w:rsidRPr="004E0840" w:rsidDel="00875576">
        <w:rPr>
          <w:rFonts w:cs="Arial"/>
        </w:rPr>
        <w:t xml:space="preserve"> </w:t>
      </w:r>
      <w:r w:rsidRPr="004E0840">
        <w:rPr>
          <w:rFonts w:cs="Arial"/>
        </w:rPr>
        <w:t xml:space="preserve">(see methods). We compared the models with and without the main effect of performance (deviance). </w:t>
      </w:r>
      <w:r w:rsidR="00612DAE" w:rsidRPr="00612DAE">
        <w:rPr>
          <w:rFonts w:cs="Arial"/>
        </w:rPr>
        <w:t>For both experiments, adding deviance did not improve model fit significantly (Experiment 1: model without deviance: BIC: 4474.3, AIC: 4376.5; full model: BIC: 4482.5, AIC: 4377.9, p(pr&gt;Chisq)</w:t>
      </w:r>
      <w:r w:rsidR="00E57E2C" w:rsidRPr="00F87D0F">
        <w:rPr>
          <w:rFonts w:cs="Arial"/>
        </w:rPr>
        <w:t xml:space="preserve"> = </w:t>
      </w:r>
      <w:r w:rsidR="00612DAE" w:rsidRPr="00612DAE">
        <w:rPr>
          <w:rFonts w:cs="Arial"/>
        </w:rPr>
        <w:t>0.430; Experiment 2: model without deviance: BIC: 10535, AIC: 10426; full model: BIC: 10544, AIC: 10427, p(pr&gt;Chisq)</w:t>
      </w:r>
      <w:r w:rsidR="00E57E2C" w:rsidRPr="00F87D0F">
        <w:rPr>
          <w:rFonts w:cs="Arial"/>
        </w:rPr>
        <w:t xml:space="preserve"> = </w:t>
      </w:r>
      <w:r w:rsidR="00612DAE" w:rsidRPr="00612DAE">
        <w:rPr>
          <w:rFonts w:cs="Arial"/>
        </w:rPr>
        <w:t>0.463). Additionally, in the full model, which includes deviance, the effect of condition is still present in Experiment 2 (p</w:t>
      </w:r>
      <w:r w:rsidR="00E57E2C" w:rsidRPr="00F87D0F">
        <w:rPr>
          <w:rFonts w:cs="Arial"/>
        </w:rPr>
        <w:t xml:space="preserve"> = </w:t>
      </w:r>
      <w:r w:rsidR="00612DAE" w:rsidRPr="00612DAE">
        <w:rPr>
          <w:rFonts w:cs="Arial"/>
        </w:rPr>
        <w:t>0.061 for Experiment 1; p</w:t>
      </w:r>
      <w:r w:rsidR="00E57E2C" w:rsidRPr="00F87D0F">
        <w:rPr>
          <w:rFonts w:cs="Arial"/>
        </w:rPr>
        <w:t xml:space="preserve"> = </w:t>
      </w:r>
      <w:r w:rsidR="00612DAE" w:rsidRPr="00612DAE">
        <w:rPr>
          <w:rFonts w:cs="Arial"/>
        </w:rPr>
        <w:t>0.0001 for Experiment 2). The above suggest that variability in performance does not explain away differences in preference for update versus ignore.</w:t>
      </w:r>
    </w:p>
    <w:p w14:paraId="0867BAE6" w14:textId="77777777" w:rsidR="002D12E3" w:rsidRPr="0030171C" w:rsidRDefault="002D12E3" w:rsidP="00E922A2">
      <w:pPr>
        <w:spacing w:line="360" w:lineRule="auto"/>
        <w:jc w:val="both"/>
      </w:pPr>
    </w:p>
    <w:p w14:paraId="0E79BD8F" w14:textId="6D5C476E" w:rsidR="002D12E3" w:rsidRPr="00970564" w:rsidRDefault="002D12E3" w:rsidP="00E922A2">
      <w:pPr>
        <w:spacing w:line="360" w:lineRule="auto"/>
        <w:jc w:val="both"/>
        <w:rPr>
          <w:rFonts w:cs="Arial"/>
          <w:b/>
          <w:color w:val="FF0000"/>
        </w:rPr>
      </w:pPr>
      <w:commentRangeStart w:id="27"/>
      <w:r w:rsidRPr="00970564">
        <w:rPr>
          <w:rFonts w:cs="Arial"/>
          <w:b/>
          <w:noProof/>
          <w:color w:val="FF0000"/>
        </w:rPr>
        <w:drawing>
          <wp:inline distT="0" distB="0" distL="0" distR="0" wp14:anchorId="2F95C680" wp14:editId="1FECD9DE">
            <wp:extent cx="5943600" cy="4152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nityCheckB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52265"/>
                    </a:xfrm>
                    <a:prstGeom prst="rect">
                      <a:avLst/>
                    </a:prstGeom>
                  </pic:spPr>
                </pic:pic>
              </a:graphicData>
            </a:graphic>
          </wp:inline>
        </w:drawing>
      </w:r>
      <w:r w:rsidR="008A5F12" w:rsidRPr="00970564">
        <w:rPr>
          <w:rFonts w:cs="Arial"/>
          <w:b/>
          <w:color w:val="FF0000"/>
        </w:rPr>
        <w:t xml:space="preserve"> </w:t>
      </w:r>
      <w:r w:rsidR="00C53E5E" w:rsidRPr="00970564">
        <w:rPr>
          <w:rFonts w:cs="Arial"/>
          <w:b/>
          <w:color w:val="FF0000"/>
          <w:lang w:eastAsia="ja-JP"/>
        </w:rPr>
        <w:t xml:space="preserve">  </w:t>
      </w:r>
      <w:commentRangeEnd w:id="27"/>
      <w:r w:rsidR="00E57E2C">
        <w:rPr>
          <w:rStyle w:val="CommentReference"/>
          <w:rFonts w:eastAsiaTheme="minorEastAsia"/>
        </w:rPr>
        <w:commentReference w:id="27"/>
      </w:r>
    </w:p>
    <w:bookmarkEnd w:id="10"/>
    <w:p w14:paraId="291DA9E8" w14:textId="7781C1F1" w:rsidR="002D12E3" w:rsidRDefault="002D12E3" w:rsidP="00E922A2">
      <w:pPr>
        <w:spacing w:line="240" w:lineRule="auto"/>
        <w:jc w:val="both"/>
        <w:rPr>
          <w:rFonts w:cs="Arial"/>
        </w:rPr>
      </w:pPr>
      <w:r w:rsidRPr="00970564">
        <w:rPr>
          <w:rFonts w:cs="Arial"/>
          <w:i/>
        </w:rPr>
        <w:t>Figure 5</w:t>
      </w:r>
      <w:r w:rsidR="001E688A">
        <w:rPr>
          <w:rFonts w:eastAsia="Calibri" w:cs="Arial"/>
          <w:lang w:eastAsia="ja-JP"/>
        </w:rPr>
        <w:t>.</w:t>
      </w:r>
      <w:r w:rsidR="00994E83" w:rsidRPr="00970564">
        <w:rPr>
          <w:rFonts w:cs="Arial"/>
        </w:rPr>
        <w:t xml:space="preserve"> </w:t>
      </w:r>
      <w:r w:rsidRPr="00970564">
        <w:rPr>
          <w:rFonts w:cs="Arial"/>
        </w:rPr>
        <w:t xml:space="preserve">Relationship between reported, measured preference and performance in the </w:t>
      </w:r>
      <w:r w:rsidR="00E47D09" w:rsidRPr="00970564">
        <w:rPr>
          <w:rFonts w:eastAsia="Calibri" w:cs="Arial"/>
          <w:noProof/>
        </w:rPr>
        <w:t>color</w:t>
      </w:r>
      <w:r w:rsidRPr="00970564">
        <w:rPr>
          <w:rFonts w:cs="Arial"/>
        </w:rPr>
        <w:t xml:space="preserve"> wheel task. The y axis represents the difference in performance between ignore and update across demand. Measured preference: indifference points in the direct comparison across demand being </w:t>
      </w:r>
      <w:r w:rsidRPr="00970564">
        <w:rPr>
          <w:rFonts w:cs="Arial"/>
        </w:rPr>
        <w:lastRenderedPageBreak/>
        <w:t xml:space="preserve">higher or lower than 2 (preference for update or ignore respectively). Reported preference: </w:t>
      </w:r>
      <w:r w:rsidR="00F31EEC" w:rsidRPr="00970564">
        <w:rPr>
          <w:rFonts w:cs="Arial"/>
        </w:rPr>
        <w:t>participants’</w:t>
      </w:r>
      <w:r w:rsidRPr="00970564">
        <w:rPr>
          <w:rFonts w:cs="Arial"/>
        </w:rPr>
        <w:t xml:space="preserve"> written report of which </w:t>
      </w:r>
      <w:r w:rsidR="00A50D47" w:rsidRPr="00970564">
        <w:rPr>
          <w:rFonts w:eastAsia="Calibri" w:cs="Arial"/>
          <w:noProof/>
        </w:rPr>
        <w:t xml:space="preserve">task </w:t>
      </w:r>
      <w:r w:rsidRPr="00970564">
        <w:rPr>
          <w:rFonts w:cs="Arial"/>
        </w:rPr>
        <w:t>condition they prefer</w:t>
      </w:r>
      <w:r w:rsidR="00A50D47" w:rsidRPr="00970564">
        <w:rPr>
          <w:rFonts w:cs="Arial"/>
        </w:rPr>
        <w:t xml:space="preserve">. </w:t>
      </w:r>
      <w:r w:rsidR="00A50D47" w:rsidRPr="00970564">
        <w:rPr>
          <w:rFonts w:eastAsia="Calibri" w:cs="Arial"/>
          <w:noProof/>
        </w:rPr>
        <w:t>Performance on</w:t>
      </w:r>
      <w:r w:rsidRPr="00970564">
        <w:rPr>
          <w:rFonts w:cs="Arial"/>
        </w:rPr>
        <w:t xml:space="preserve"> update </w:t>
      </w:r>
      <w:r w:rsidR="00A50D47" w:rsidRPr="00970564">
        <w:rPr>
          <w:rFonts w:eastAsia="Calibri" w:cs="Arial"/>
          <w:noProof/>
        </w:rPr>
        <w:t>versus</w:t>
      </w:r>
      <w:r w:rsidRPr="00970564">
        <w:rPr>
          <w:rFonts w:cs="Arial"/>
        </w:rPr>
        <w:t xml:space="preserve"> ignore </w:t>
      </w:r>
      <w:r w:rsidR="00A50D47" w:rsidRPr="00970564">
        <w:rPr>
          <w:rFonts w:eastAsia="Calibri" w:cs="Arial"/>
          <w:noProof/>
        </w:rPr>
        <w:t xml:space="preserve">trials </w:t>
      </w:r>
      <w:r w:rsidRPr="00970564">
        <w:rPr>
          <w:rFonts w:cs="Arial"/>
        </w:rPr>
        <w:t xml:space="preserve">does not </w:t>
      </w:r>
      <w:r w:rsidR="00A50D47" w:rsidRPr="00970564">
        <w:rPr>
          <w:rFonts w:eastAsia="Calibri" w:cs="Arial"/>
          <w:noProof/>
        </w:rPr>
        <w:t>covary with</w:t>
      </w:r>
      <w:r w:rsidRPr="00970564">
        <w:rPr>
          <w:rFonts w:cs="Arial"/>
        </w:rPr>
        <w:t xml:space="preserve"> a preference for update </w:t>
      </w:r>
      <w:r w:rsidR="00A50D47" w:rsidRPr="00970564">
        <w:rPr>
          <w:rFonts w:eastAsia="Calibri" w:cs="Arial"/>
          <w:noProof/>
        </w:rPr>
        <w:t>versus ignore</w:t>
      </w:r>
      <w:r w:rsidRPr="00970564">
        <w:rPr>
          <w:rFonts w:eastAsia="Calibri" w:cs="Arial"/>
          <w:noProof/>
        </w:rPr>
        <w:t xml:space="preserve">. </w:t>
      </w:r>
      <w:r w:rsidR="00A50D47" w:rsidRPr="00A80F8D">
        <w:rPr>
          <w:rFonts w:eastAsia="Calibri" w:cs="Arial"/>
          <w:noProof/>
        </w:rPr>
        <w:t>There is a correlation</w:t>
      </w:r>
      <w:r w:rsidR="00A80F8D" w:rsidRPr="00A80F8D">
        <w:rPr>
          <w:rFonts w:eastAsia="Calibri" w:cs="Arial"/>
          <w:noProof/>
        </w:rPr>
        <w:t xml:space="preserve"> between</w:t>
      </w:r>
      <w:r w:rsidR="00A50D47" w:rsidRPr="00A80F8D">
        <w:rPr>
          <w:rFonts w:cs="Arial"/>
        </w:rPr>
        <w:t xml:space="preserve"> measured </w:t>
      </w:r>
      <w:r w:rsidR="00A50D47" w:rsidRPr="00A80F8D">
        <w:rPr>
          <w:rFonts w:eastAsia="Calibri" w:cs="Arial"/>
          <w:noProof/>
        </w:rPr>
        <w:t>(indifference</w:t>
      </w:r>
      <w:r w:rsidR="00A50D47" w:rsidRPr="00A80F8D">
        <w:rPr>
          <w:rFonts w:cs="Arial"/>
        </w:rPr>
        <w:t xml:space="preserve"> points) and reported (</w:t>
      </w:r>
      <w:r w:rsidR="00A50D47" w:rsidRPr="00A80F8D">
        <w:rPr>
          <w:rFonts w:eastAsia="Calibri" w:cs="Arial"/>
          <w:noProof/>
        </w:rPr>
        <w:t>questionnaire</w:t>
      </w:r>
      <w:r w:rsidR="00A50D47" w:rsidRPr="00A80F8D">
        <w:rPr>
          <w:rFonts w:cs="Arial"/>
        </w:rPr>
        <w:t xml:space="preserve">) preference </w:t>
      </w:r>
      <w:r w:rsidR="00A50D47" w:rsidRPr="00A80F8D">
        <w:rPr>
          <w:rFonts w:eastAsia="Calibri" w:cs="Arial"/>
          <w:noProof/>
        </w:rPr>
        <w:t>for update versus ignore</w:t>
      </w:r>
      <w:r w:rsidRPr="00A80F8D">
        <w:rPr>
          <w:rFonts w:eastAsia="Calibri" w:cs="Arial"/>
          <w:noProof/>
        </w:rPr>
        <w:t>.</w:t>
      </w:r>
      <w:r w:rsidRPr="00A80F8D">
        <w:rPr>
          <w:rFonts w:cs="Arial"/>
        </w:rPr>
        <w:t xml:space="preserve"> </w:t>
      </w:r>
      <w:r w:rsidRPr="00970564">
        <w:rPr>
          <w:rFonts w:cs="Arial"/>
        </w:rPr>
        <w:t xml:space="preserve">Depicted data from replication </w:t>
      </w:r>
      <w:r w:rsidRPr="00970564">
        <w:rPr>
          <w:rFonts w:eastAsia="Calibri" w:cs="Arial"/>
          <w:noProof/>
        </w:rPr>
        <w:t>Experiment</w:t>
      </w:r>
      <w:r w:rsidRPr="00970564">
        <w:rPr>
          <w:rFonts w:cs="Arial"/>
        </w:rPr>
        <w:t xml:space="preserve"> 2</w:t>
      </w:r>
      <w:r w:rsidR="00F31EEC">
        <w:rPr>
          <w:rFonts w:cs="Arial"/>
        </w:rPr>
        <w:t xml:space="preserve"> (60 participants)</w:t>
      </w:r>
      <w:r w:rsidRPr="00970564">
        <w:rPr>
          <w:rFonts w:cs="Arial"/>
        </w:rPr>
        <w:t xml:space="preserve">. </w:t>
      </w:r>
      <w:bookmarkEnd w:id="3"/>
    </w:p>
    <w:p w14:paraId="50A5A0E4" w14:textId="3D64AC80" w:rsidR="00804E7D" w:rsidRDefault="00804E7D" w:rsidP="00E922A2">
      <w:pPr>
        <w:spacing w:line="240" w:lineRule="auto"/>
        <w:jc w:val="both"/>
        <w:rPr>
          <w:rFonts w:cs="Arial"/>
        </w:rPr>
      </w:pPr>
    </w:p>
    <w:p w14:paraId="6E2CAD79" w14:textId="72EC65C5" w:rsidR="00804E7D" w:rsidRDefault="00804E7D" w:rsidP="00E922A2">
      <w:pPr>
        <w:pStyle w:val="Title"/>
      </w:pPr>
      <w:r w:rsidRPr="00D065DC">
        <w:t>Discussion</w:t>
      </w:r>
    </w:p>
    <w:p w14:paraId="720922FC" w14:textId="77777777" w:rsidR="00676E42" w:rsidRPr="00676E42" w:rsidRDefault="00676E42" w:rsidP="00E922A2"/>
    <w:p w14:paraId="4307E6DB" w14:textId="198E7D35" w:rsidR="00804E7D" w:rsidRDefault="00804E7D" w:rsidP="00E922A2">
      <w:pPr>
        <w:spacing w:line="360" w:lineRule="auto"/>
      </w:pPr>
      <w:r w:rsidRPr="007C2BAE">
        <w:rPr>
          <w:szCs w:val="23"/>
        </w:rPr>
        <w:t xml:space="preserve">In </w:t>
      </w:r>
      <w:r>
        <w:rPr>
          <w:szCs w:val="23"/>
        </w:rPr>
        <w:t>this</w:t>
      </w:r>
      <w:r w:rsidRPr="007C2BAE">
        <w:rPr>
          <w:szCs w:val="23"/>
        </w:rPr>
        <w:t xml:space="preserve"> project, we set out to quantify the subjective valu</w:t>
      </w:r>
      <w:r>
        <w:rPr>
          <w:szCs w:val="23"/>
        </w:rPr>
        <w:t>e</w:t>
      </w:r>
      <w:r w:rsidRPr="007C2BAE">
        <w:rPr>
          <w:szCs w:val="23"/>
        </w:rPr>
        <w:t xml:space="preserve"> of cognitive stability and cognitive flexibility in the domain of working memory. We asked </w:t>
      </w:r>
      <w:r>
        <w:rPr>
          <w:szCs w:val="23"/>
        </w:rPr>
        <w:t xml:space="preserve">not only </w:t>
      </w:r>
      <w:r w:rsidRPr="007C2BAE">
        <w:rPr>
          <w:szCs w:val="23"/>
        </w:rPr>
        <w:t xml:space="preserve">whether these working memory processes are </w:t>
      </w:r>
      <w:r>
        <w:rPr>
          <w:szCs w:val="23"/>
        </w:rPr>
        <w:t xml:space="preserve">associated with higher subjective costs when </w:t>
      </w:r>
      <w:r w:rsidRPr="007C2BAE">
        <w:rPr>
          <w:szCs w:val="23"/>
        </w:rPr>
        <w:t>demand increases</w:t>
      </w:r>
      <w:r>
        <w:rPr>
          <w:szCs w:val="23"/>
        </w:rPr>
        <w:t xml:space="preserve">, but </w:t>
      </w:r>
      <w:r w:rsidRPr="007C2BAE">
        <w:rPr>
          <w:szCs w:val="23"/>
        </w:rPr>
        <w:t xml:space="preserve">also whether </w:t>
      </w:r>
      <w:r>
        <w:rPr>
          <w:szCs w:val="23"/>
        </w:rPr>
        <w:t xml:space="preserve">tasks requiring </w:t>
      </w:r>
      <w:r w:rsidRPr="007C2BAE">
        <w:rPr>
          <w:szCs w:val="23"/>
        </w:rPr>
        <w:t xml:space="preserve">cognitive </w:t>
      </w:r>
      <w:r>
        <w:rPr>
          <w:szCs w:val="23"/>
        </w:rPr>
        <w:t>flexibility</w:t>
      </w:r>
      <w:r w:rsidRPr="007C2BAE">
        <w:rPr>
          <w:szCs w:val="23"/>
        </w:rPr>
        <w:t xml:space="preserve"> carr</w:t>
      </w:r>
      <w:r>
        <w:rPr>
          <w:szCs w:val="23"/>
        </w:rPr>
        <w:t>y</w:t>
      </w:r>
      <w:r w:rsidRPr="007C2BAE">
        <w:rPr>
          <w:szCs w:val="23"/>
        </w:rPr>
        <w:t xml:space="preserve"> a lower </w:t>
      </w:r>
      <w:r>
        <w:rPr>
          <w:szCs w:val="23"/>
        </w:rPr>
        <w:t xml:space="preserve">subjective </w:t>
      </w:r>
      <w:r w:rsidRPr="007C2BAE">
        <w:rPr>
          <w:szCs w:val="23"/>
        </w:rPr>
        <w:t xml:space="preserve">cost than </w:t>
      </w:r>
      <w:r>
        <w:rPr>
          <w:szCs w:val="23"/>
        </w:rPr>
        <w:t xml:space="preserve">do tasks requiring cognitive </w:t>
      </w:r>
      <w:r w:rsidRPr="007C2BAE">
        <w:rPr>
          <w:szCs w:val="23"/>
        </w:rPr>
        <w:t>stability.</w:t>
      </w:r>
      <w:r>
        <w:rPr>
          <w:szCs w:val="23"/>
        </w:rPr>
        <w:t xml:space="preserve"> In keeping with prior work</w:t>
      </w:r>
      <w:r>
        <w:rPr>
          <w:szCs w:val="23"/>
        </w:rPr>
        <w:fldChar w:fldCharType="begin" w:fldLock="1"/>
      </w:r>
      <w:r w:rsidR="0046749D">
        <w:rPr>
          <w:szCs w:val="23"/>
        </w:rPr>
        <w:instrText>ADDIN CSL_CITATION {"citationItems":[{"id":"ITEM-1","itemData":{"DOI":"10.1371/journal.pone.0068210","ISBN":"1932-6203","ISSN":"19326203","PMID":"23894295","abstract":"It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ONE","id":"ITEM-1","issue":"7","issued":{"date-parts":[["2013"]]},"page":"1-8","title":"What Is the Subjective Cost of Cognitive Effort? Load, Trait, and Aging Effects Revealed by Economic Preference","type":"article-journal","volume":"8"},"uris":["http://www.mendeley.com/documents/?uuid=c0abff4f-3faa-4d8f-86b7-0d2c824b3c3d"]},{"id":"ITEM-2","itemData":{"DOI":"10.1016/j.biopsycho.2016.07.019","ISSN":"1873-6246","PMID":"27498294","abstract":"Maintaining sustained attention over time is an effortful process limited by finite cognitive resources. Recent theories describe the role of motivation in the allocation of such resources as a decision process: the costs of effortful performance are weighed against its gains. We examined this hypothesis by combining methods from attention research and decision neuroscience. Participants first performed a sustained attention task at different levels of reward. They then performed a reward-discounting task, measuring the subjective costs of performance. Results demonstrated that higher rewards led to improved performance (Exp 1-3), and enhanced attentional effort (i.e. pupil diameter; Exp 2 &amp; 3). Moreover, discounting curves constructed from the choice task indicated that subjects devalued rewards that came at the cost of staying vigilant for a longer duration (Exp 1 &amp; 2). Motivation can thus boost sustained attention through increased effort, while sustained performance is regarded as a cost against which rewards are discounted.","author":[{"dropping-particle":"","family":"Massar","given":"Stijn A A","non-dropping-particle":"","parse-names":false,"suffix":""},{"dropping-particle":"","family":"Lim","given":"Julian","non-dropping-particle":"","parse-names":false,"suffix":""},{"dropping-particle":"","family":"Sasmita","given":"Karen","non-dropping-particle":"","parse-names":false,"suffix":""},{"dropping-particle":"","family":"Chee","given":"Michael W L","non-dropping-particle":"","parse-names":false,"suffix":""}],"container-title":"Biological psychology","id":"ITEM-2","issued":{"date-parts":[["2016","8","4"]]},"page":"21-27","title":"Rewards boost sustained attention through higher effort: A value-based decision making approach.","type":"article-journal","volume":"120"},"uris":["http://www.mendeley.com/documents/?uuid=589611f3-a4eb-3f54-91aa-b012f04f5aa1"]},{"id":"ITEM-3","itemData":{"DOI":"10.1371/journal.pbio.1002598","ISSN":"1545-7885","PMID":"28234892","abstract":"In everyday life, we have to decide whether it is worth exerting effort to obtain rewards. Effort can be experienced in different domains, with some tasks requiring significant cognitive demand and others being more physically effortful. The motivation to exert effort for reward is highly subjective and varies considerably across the different domains of behaviour. However, very little is known about the computational or neural basis of how different effort costs are subjectively weighed against rewards. Is there a common, domain-general system of brain areas that evaluates all costs and benefits? Here, we used computational modelling and functional magnetic resonance imaging (fMRI) to examine the mechanisms underlying value processing in both the cognitive and physical domains. Participants were trained on two novel tasks that parametrically varied either cognitive or physical effort. During fMRI, participants indicated their preferences between a fixed low-effort/low-reward option and a variable higher-effort/higher-reward offer for each effort domain. Critically, reward devaluation by both cognitive and physical effort was subserved by a common network of areas, including the dorsomedial and dorsolateral prefrontal cortex, the intraparietal sulcus, and the anterior insula. Activity within these domain-general areas also covaried negatively with reward and positively with effort, suggesting an integration of these parameters within these areas. Additionally, the amygdala appeared to play a unique, domain-specific role in processing the value of rewards associated with cognitive effort. These results are the first to reveal the neurocomputational mechanisms underlying subjective cost-benefit valuation across different domains of effort and provide insight into the multidimensional nature of motivation.","author":[{"dropping-particle":"","family":"Chong","given":"Trevor T.-J.","non-dropping-particle":"","parse-names":false,"suffix":""},{"dropping-particle":"","family":"Apps","given":"Matthew","non-dropping-particle":"","parse-names":false,"suffix":""},{"dropping-particle":"","family":"Giehl","given":"Kathrin","non-dropping-particle":"","parse-names":false,"suffix":""},{"dropping-particle":"","family":"Sillence","given":"Annie","non-dropping-particle":"","parse-names":false,"suffix":""},{"dropping-particle":"","family":"Grima","given":"Laura L.","non-dropping-particle":"","parse-names":false,"suffix":""},{"dropping-particle":"","family":"Husain","given":"Masud","non-dropping-particle":"","parse-names":false,"suffix":""}],"container-title":"PLOS Biology","editor":[{"dropping-particle":"","family":"Seymour","given":"Ben","non-dropping-particle":"","parse-names":false,"suffix":""}],"id":"ITEM-3","issue":"2","issued":{"date-parts":[["2017","2","24"]]},"page":"e1002598","title":"Neurocomputational mechanisms underlying subjective valuation of effort costs","type":"article-journal","volume":"15"},"uris":["http://www.mendeley.com/documents/?uuid=2c8782af-2153-3ee1-84d7-aa6381c99b39"]},{"id":"ITEM-4","itemData":{"DOI":"10.1038/srep16880","ISSN":"2045-2322","abstract":"The role of cognitive effort in subjective reward devaluation and risky decision-making","author":[{"dropping-particle":"","family":"Apps","given":"Matthew A J","non-dropping-particle":"","parse-names":false,"suffix":""},{"dropping-particle":"","family":"Grima","given":"Laura L","non-dropping-particle":"","parse-names":false,"suffix":""},{"dropping-particle":"","family":"Manohar","given":"Sanjay","non-dropping-particle":"","parse-names":false,"suffix":""},{"dropping-particle":"","family":"Husain","given":"Masud","non-dropping-particle":"","parse-names":false,"suffix":""}],"container-title":"Scientific Reports","id":"ITEM-4","issue":"1","issued":{"date-parts":[["2015","12","20"]]},"page":"16880","publisher":"Nature Publishing Group","title":"The role of cognitive effort in subjective reward devaluation and risky decision-making","type":"article-journal","volume":"5"},"uris":["http://www.mendeley.com/documents/?uuid=7a6cb8b5-124a-3f8f-ac1f-4b087b482802"]}],"mendeley":{"formattedCitation":"&lt;sup&gt;2,26–28&lt;/sup&gt;","plainTextFormattedCitation":"2,26–28","previouslyFormattedCitation":"&lt;sup&gt;2,26–28&lt;/sup&gt;"},"properties":{"noteIndex":0},"schema":"https://github.com/citation-style-language/schema/raw/master/csl-citation.json"}</w:instrText>
      </w:r>
      <w:r>
        <w:rPr>
          <w:szCs w:val="23"/>
        </w:rPr>
        <w:fldChar w:fldCharType="separate"/>
      </w:r>
      <w:r w:rsidR="000C2B50" w:rsidRPr="000C2B50">
        <w:rPr>
          <w:noProof/>
          <w:szCs w:val="23"/>
          <w:vertAlign w:val="superscript"/>
        </w:rPr>
        <w:t>2,26–28</w:t>
      </w:r>
      <w:r>
        <w:rPr>
          <w:szCs w:val="23"/>
        </w:rPr>
        <w:fldChar w:fldCharType="end"/>
      </w:r>
      <w:r>
        <w:rPr>
          <w:szCs w:val="23"/>
        </w:rPr>
        <w:t xml:space="preserve"> , we demonstrate highly robust and monotonic discounting of delayed response task value with parametrically increasing working memory load (i.e. set size). Most critically, the results provide</w:t>
      </w:r>
      <w:r>
        <w:t xml:space="preserve"> strong </w:t>
      </w:r>
      <w:r w:rsidRPr="007C2BAE">
        <w:t xml:space="preserve">evidence that </w:t>
      </w:r>
      <w:r>
        <w:t xml:space="preserve">the </w:t>
      </w:r>
      <w:r w:rsidRPr="007C2BAE">
        <w:t xml:space="preserve">ignore </w:t>
      </w:r>
      <w:r>
        <w:t xml:space="preserve">version of the task with high stability demands </w:t>
      </w:r>
      <w:r w:rsidRPr="007C2BAE">
        <w:t xml:space="preserve">is more costly than </w:t>
      </w:r>
      <w:r>
        <w:t xml:space="preserve">is the </w:t>
      </w:r>
      <w:r w:rsidRPr="007C2BAE">
        <w:t>update</w:t>
      </w:r>
      <w:r>
        <w:t xml:space="preserve"> version of the task with high flexibility demands: participants are willing to forgo higher monetary offers in order to avoid repeating performing ignore compared with update trials </w:t>
      </w:r>
      <w:r w:rsidRPr="0045321E">
        <w:rPr>
          <w:szCs w:val="23"/>
        </w:rPr>
        <w:t>This finding is evident both indirectly when participants had to choose between the task and a break</w:t>
      </w:r>
      <w:r>
        <w:rPr>
          <w:szCs w:val="23"/>
        </w:rPr>
        <w:t>, and</w:t>
      </w:r>
      <w:r w:rsidRPr="0045321E">
        <w:rPr>
          <w:szCs w:val="23"/>
        </w:rPr>
        <w:t xml:space="preserve"> also directly when they had to choose between ignore and update. Th</w:t>
      </w:r>
      <w:r>
        <w:rPr>
          <w:szCs w:val="23"/>
        </w:rPr>
        <w:t>is</w:t>
      </w:r>
      <w:r w:rsidRPr="0045321E">
        <w:rPr>
          <w:szCs w:val="23"/>
        </w:rPr>
        <w:t xml:space="preserve"> result</w:t>
      </w:r>
      <w:r>
        <w:rPr>
          <w:szCs w:val="23"/>
        </w:rPr>
        <w:t xml:space="preserve"> was</w:t>
      </w:r>
      <w:r w:rsidRPr="0045321E">
        <w:rPr>
          <w:szCs w:val="23"/>
        </w:rPr>
        <w:t xml:space="preserve"> replicated </w:t>
      </w:r>
      <w:r>
        <w:rPr>
          <w:szCs w:val="23"/>
        </w:rPr>
        <w:t>in the second independent sample</w:t>
      </w:r>
      <w:r>
        <w:t xml:space="preserve"> and concurs with our primary prediction that the cognitive effort cost of cognitive stability is higher than that of cognitive flexibility. </w:t>
      </w:r>
    </w:p>
    <w:p w14:paraId="2130289E" w14:textId="2957B6A4" w:rsidR="00804E7D" w:rsidRPr="000F72FD" w:rsidRDefault="00804E7D" w:rsidP="00E922A2">
      <w:pPr>
        <w:pStyle w:val="Default"/>
        <w:spacing w:after="120" w:line="360" w:lineRule="auto"/>
        <w:rPr>
          <w:rFonts w:asciiTheme="majorHAnsi" w:hAnsiTheme="majorHAnsi"/>
          <w:color w:val="auto"/>
          <w:sz w:val="23"/>
          <w:szCs w:val="23"/>
        </w:rPr>
      </w:pPr>
      <w:r w:rsidRPr="007C2BAE">
        <w:rPr>
          <w:rFonts w:asciiTheme="majorHAnsi" w:hAnsiTheme="majorHAnsi"/>
          <w:color w:val="auto"/>
          <w:szCs w:val="23"/>
        </w:rPr>
        <w:t xml:space="preserve">Depending on </w:t>
      </w:r>
      <w:r>
        <w:rPr>
          <w:rFonts w:asciiTheme="majorHAnsi" w:hAnsiTheme="majorHAnsi"/>
          <w:color w:val="auto"/>
          <w:szCs w:val="23"/>
        </w:rPr>
        <w:t>one’s perspective</w:t>
      </w:r>
      <w:r w:rsidRPr="007C2BAE">
        <w:rPr>
          <w:rFonts w:asciiTheme="majorHAnsi" w:hAnsiTheme="majorHAnsi"/>
          <w:color w:val="auto"/>
          <w:szCs w:val="23"/>
        </w:rPr>
        <w:t xml:space="preserve">, this </w:t>
      </w:r>
      <w:r>
        <w:rPr>
          <w:rFonts w:asciiTheme="majorHAnsi" w:hAnsiTheme="majorHAnsi"/>
          <w:color w:val="auto"/>
          <w:szCs w:val="23"/>
        </w:rPr>
        <w:t>effect of condition on effort cost might be</w:t>
      </w:r>
      <w:r w:rsidRPr="007C2BAE">
        <w:rPr>
          <w:rFonts w:asciiTheme="majorHAnsi" w:hAnsiTheme="majorHAnsi"/>
          <w:color w:val="auto"/>
          <w:szCs w:val="23"/>
        </w:rPr>
        <w:t xml:space="preserve"> very intuitive or surprising. </w:t>
      </w:r>
      <w:r>
        <w:rPr>
          <w:rFonts w:asciiTheme="majorHAnsi" w:hAnsiTheme="majorHAnsi"/>
          <w:color w:val="auto"/>
          <w:szCs w:val="23"/>
        </w:rPr>
        <w:t>We might be surprised, because the</w:t>
      </w:r>
      <w:r w:rsidRPr="007C2BAE">
        <w:rPr>
          <w:rFonts w:asciiTheme="majorHAnsi" w:hAnsiTheme="majorHAnsi"/>
          <w:color w:val="auto"/>
          <w:szCs w:val="23"/>
        </w:rPr>
        <w:t xml:space="preserve"> update trials were longer</w:t>
      </w:r>
      <w:r>
        <w:rPr>
          <w:rFonts w:asciiTheme="majorHAnsi" w:hAnsiTheme="majorHAnsi"/>
          <w:color w:val="auto"/>
          <w:szCs w:val="23"/>
        </w:rPr>
        <w:t>, and required encoding and gating into working memory</w:t>
      </w:r>
      <w:r w:rsidRPr="007C2BAE">
        <w:rPr>
          <w:rFonts w:asciiTheme="majorHAnsi" w:hAnsiTheme="majorHAnsi"/>
          <w:color w:val="auto"/>
          <w:szCs w:val="23"/>
        </w:rPr>
        <w:t xml:space="preserve"> </w:t>
      </w:r>
      <w:r>
        <w:rPr>
          <w:rFonts w:asciiTheme="majorHAnsi" w:hAnsiTheme="majorHAnsi"/>
          <w:color w:val="auto"/>
          <w:szCs w:val="23"/>
        </w:rPr>
        <w:t xml:space="preserve">twice the number of </w:t>
      </w:r>
      <w:r w:rsidRPr="007C2BAE">
        <w:rPr>
          <w:rFonts w:asciiTheme="majorHAnsi" w:hAnsiTheme="majorHAnsi"/>
          <w:color w:val="auto"/>
          <w:szCs w:val="23"/>
        </w:rPr>
        <w:t xml:space="preserve">stimuli compared </w:t>
      </w:r>
      <w:r>
        <w:rPr>
          <w:rFonts w:asciiTheme="majorHAnsi" w:hAnsiTheme="majorHAnsi"/>
          <w:color w:val="auto"/>
          <w:szCs w:val="23"/>
        </w:rPr>
        <w:t>with the</w:t>
      </w:r>
      <w:r w:rsidRPr="007C2BAE">
        <w:rPr>
          <w:rFonts w:asciiTheme="majorHAnsi" w:hAnsiTheme="majorHAnsi"/>
          <w:color w:val="auto"/>
          <w:szCs w:val="23"/>
        </w:rPr>
        <w:t xml:space="preserve"> ignore trials. </w:t>
      </w:r>
      <w:r>
        <w:rPr>
          <w:rFonts w:asciiTheme="majorHAnsi" w:hAnsiTheme="majorHAnsi"/>
          <w:color w:val="auto"/>
          <w:szCs w:val="23"/>
        </w:rPr>
        <w:t>Moreover</w:t>
      </w:r>
      <w:r w:rsidRPr="007C2BAE">
        <w:rPr>
          <w:rFonts w:asciiTheme="majorHAnsi" w:hAnsiTheme="majorHAnsi"/>
          <w:color w:val="auto"/>
          <w:szCs w:val="23"/>
        </w:rPr>
        <w:t xml:space="preserve">, many studies have shown that </w:t>
      </w:r>
      <w:r>
        <w:rPr>
          <w:rFonts w:asciiTheme="majorHAnsi" w:hAnsiTheme="majorHAnsi"/>
          <w:color w:val="auto"/>
          <w:szCs w:val="23"/>
        </w:rPr>
        <w:t xml:space="preserve">tasks with high demands for </w:t>
      </w:r>
      <w:r w:rsidRPr="007C2BAE">
        <w:rPr>
          <w:rFonts w:asciiTheme="majorHAnsi" w:hAnsiTheme="majorHAnsi"/>
          <w:color w:val="auto"/>
          <w:szCs w:val="23"/>
        </w:rPr>
        <w:t xml:space="preserve">cognitive flexibility, like task switching and set-shifting, </w:t>
      </w:r>
      <w:r>
        <w:rPr>
          <w:rFonts w:asciiTheme="majorHAnsi" w:hAnsiTheme="majorHAnsi"/>
          <w:color w:val="auto"/>
          <w:szCs w:val="23"/>
        </w:rPr>
        <w:t>are accompanied by robust (residual) costs</w:t>
      </w:r>
      <w:r>
        <w:rPr>
          <w:rFonts w:asciiTheme="majorHAnsi" w:hAnsiTheme="majorHAnsi"/>
          <w:color w:val="auto"/>
          <w:szCs w:val="23"/>
        </w:rPr>
        <w:fldChar w:fldCharType="begin" w:fldLock="1"/>
      </w:r>
      <w:r w:rsidR="0046749D">
        <w:rPr>
          <w:rFonts w:asciiTheme="majorHAnsi" w:hAnsiTheme="majorHAnsi"/>
          <w:color w:val="auto"/>
          <w:szCs w:val="23"/>
        </w:rPr>
        <w:instrText>ADDIN CSL_CITATION {"citationItems":[{"id":"ITEM-1","itemData":{"DOI":"10.1037/0096-3445.124.2.207","ISSN":"1939-2222","author":[{"dropping-particle":"","family":"Rogers","given":"Robert D.","non-dropping-particle":"","parse-names":false,"suffix":""},{"dropping-particle":"","family":"Monsell","given":"Stephen","non-dropping-particle":"","parse-names":false,"suffix":""}],"container-title":"Journal of Experimental Psychology: General","id":"ITEM-1","issue":"2","issued":{"date-parts":[["1995"]]},"page":"207-231","title":"Costs of a predictible switch between simple cognitive tasks.","type":"article-journal","volume":"124"},"uris":["http://www.mendeley.com/documents/?uuid=7a6eed27-c998-3fa8-ab59-8bed651a9832"]},{"id":"ITEM-2","itemData":{"DOI":"10.1037/0096-1523.27.4.763","ISSN":"1939-1277","author":[{"dropping-particle":"","family":"Rubinstein","given":"Joshua S.","non-dropping-particle":"","parse-names":false,"suffix":""},{"dropping-particle":"","family":"Meyer","given":"David E.","non-dropping-particle":"","parse-names":false,"suffix":""},{"dropping-particle":"","family":"Evans","given":"Jeffrey E.","non-dropping-particle":"","parse-names":false,"suffix":""}],"container-title":"Journal of Experimental Psychology: Human Perception and Performance","id":"ITEM-2","issue":"4","issued":{"date-parts":[["2001"]]},"page":"763-797","title":"Executive control of cognitive processes in task switching.","type":"article-journal","volume":"27"},"uris":["http://www.mendeley.com/documents/?uuid=c514d0ef-e73d-3572-9625-f4fdcc3f2037"]}],"mendeley":{"formattedCitation":"&lt;sup&gt;29,30&lt;/sup&gt;","plainTextFormattedCitation":"29,30","previouslyFormattedCitation":"&lt;sup&gt;29,30&lt;/sup&gt;"},"properties":{"noteIndex":0},"schema":"https://github.com/citation-style-language/schema/raw/master/csl-citation.json"}</w:instrText>
      </w:r>
      <w:r>
        <w:rPr>
          <w:rFonts w:asciiTheme="majorHAnsi" w:hAnsiTheme="majorHAnsi"/>
          <w:color w:val="auto"/>
          <w:szCs w:val="23"/>
        </w:rPr>
        <w:fldChar w:fldCharType="separate"/>
      </w:r>
      <w:r w:rsidR="000C2B50" w:rsidRPr="000C2B50">
        <w:rPr>
          <w:rFonts w:asciiTheme="majorHAnsi" w:hAnsiTheme="majorHAnsi"/>
          <w:noProof/>
          <w:color w:val="auto"/>
          <w:szCs w:val="23"/>
          <w:vertAlign w:val="superscript"/>
        </w:rPr>
        <w:t>29,30</w:t>
      </w:r>
      <w:r>
        <w:rPr>
          <w:rFonts w:asciiTheme="majorHAnsi" w:hAnsiTheme="majorHAnsi"/>
          <w:color w:val="auto"/>
          <w:szCs w:val="23"/>
        </w:rPr>
        <w:fldChar w:fldCharType="end"/>
      </w:r>
      <w:r>
        <w:rPr>
          <w:rFonts w:asciiTheme="majorHAnsi" w:hAnsiTheme="majorHAnsi"/>
          <w:color w:val="auto"/>
          <w:szCs w:val="23"/>
        </w:rPr>
        <w:t>. However, the effect might be considered intuitive, i</w:t>
      </w:r>
      <w:r w:rsidRPr="007C2BAE">
        <w:rPr>
          <w:rFonts w:asciiTheme="majorHAnsi" w:hAnsiTheme="majorHAnsi"/>
          <w:color w:val="auto"/>
          <w:szCs w:val="23"/>
        </w:rPr>
        <w:t xml:space="preserve">f we </w:t>
      </w:r>
      <w:r w:rsidRPr="00804E7D">
        <w:rPr>
          <w:rFonts w:asciiTheme="majorHAnsi" w:hAnsiTheme="majorHAnsi"/>
          <w:color w:val="auto"/>
          <w:szCs w:val="23"/>
        </w:rPr>
        <w:t>recognize that reorienting to salient stimuli can be considered a bottom-up process</w:t>
      </w:r>
      <w:r>
        <w:rPr>
          <w:rFonts w:asciiTheme="majorHAnsi" w:hAnsiTheme="majorHAnsi"/>
          <w:color w:val="auto"/>
          <w:szCs w:val="23"/>
        </w:rPr>
        <w:t>. In this task, updating is a relatively</w:t>
      </w:r>
      <w:r w:rsidRPr="007C2BAE">
        <w:rPr>
          <w:rFonts w:asciiTheme="majorHAnsi" w:hAnsiTheme="majorHAnsi"/>
          <w:color w:val="auto"/>
          <w:szCs w:val="23"/>
        </w:rPr>
        <w:t xml:space="preserve"> automatic process</w:t>
      </w:r>
      <w:r>
        <w:rPr>
          <w:rFonts w:asciiTheme="majorHAnsi" w:hAnsiTheme="majorHAnsi"/>
          <w:color w:val="auto"/>
          <w:szCs w:val="23"/>
        </w:rPr>
        <w:t>,</w:t>
      </w:r>
      <w:r w:rsidRPr="007C2BAE">
        <w:rPr>
          <w:rFonts w:asciiTheme="majorHAnsi" w:hAnsiTheme="majorHAnsi"/>
          <w:color w:val="auto"/>
          <w:szCs w:val="23"/>
        </w:rPr>
        <w:t xml:space="preserve"> </w:t>
      </w:r>
      <w:r>
        <w:rPr>
          <w:rFonts w:asciiTheme="majorHAnsi" w:hAnsiTheme="majorHAnsi"/>
          <w:color w:val="auto"/>
          <w:szCs w:val="23"/>
        </w:rPr>
        <w:t xml:space="preserve">while </w:t>
      </w:r>
      <w:r w:rsidRPr="007C2BAE">
        <w:rPr>
          <w:rFonts w:asciiTheme="majorHAnsi" w:hAnsiTheme="majorHAnsi"/>
          <w:color w:val="auto"/>
          <w:szCs w:val="23"/>
        </w:rPr>
        <w:t xml:space="preserve"> ignoring </w:t>
      </w:r>
      <w:r>
        <w:rPr>
          <w:rFonts w:asciiTheme="majorHAnsi" w:hAnsiTheme="majorHAnsi"/>
          <w:color w:val="auto"/>
          <w:szCs w:val="23"/>
        </w:rPr>
        <w:t xml:space="preserve">requires </w:t>
      </w:r>
      <w:r w:rsidR="006A5BC6" w:rsidRPr="006A5BC6">
        <w:rPr>
          <w:rFonts w:asciiTheme="majorHAnsi" w:hAnsiTheme="majorHAnsi"/>
          <w:color w:val="auto"/>
          <w:szCs w:val="23"/>
        </w:rPr>
        <w:t xml:space="preserve">the withholding </w:t>
      </w:r>
      <w:r w:rsidR="006A5BC6">
        <w:rPr>
          <w:rFonts w:asciiTheme="majorHAnsi" w:hAnsiTheme="majorHAnsi"/>
          <w:color w:val="auto"/>
          <w:szCs w:val="23"/>
        </w:rPr>
        <w:t xml:space="preserve">of </w:t>
      </w:r>
      <w:r>
        <w:rPr>
          <w:rFonts w:asciiTheme="majorHAnsi" w:hAnsiTheme="majorHAnsi"/>
          <w:color w:val="auto"/>
          <w:szCs w:val="23"/>
        </w:rPr>
        <w:t>intervening stimuli</w:t>
      </w:r>
      <w:r w:rsidR="006A5BC6" w:rsidRPr="006A5BC6">
        <w:t xml:space="preserve"> </w:t>
      </w:r>
      <w:r w:rsidR="006A5BC6" w:rsidRPr="006A5BC6">
        <w:rPr>
          <w:rFonts w:asciiTheme="majorHAnsi" w:hAnsiTheme="majorHAnsi"/>
          <w:color w:val="auto"/>
          <w:szCs w:val="23"/>
        </w:rPr>
        <w:t xml:space="preserve">and thus resolution of conflict, that is, </w:t>
      </w:r>
      <w:r w:rsidR="006A5BC6" w:rsidRPr="006A5BC6">
        <w:rPr>
          <w:rFonts w:asciiTheme="majorHAnsi" w:hAnsiTheme="majorHAnsi"/>
          <w:color w:val="auto"/>
          <w:szCs w:val="23"/>
        </w:rPr>
        <w:lastRenderedPageBreak/>
        <w:t>the cor</w:t>
      </w:r>
      <w:r w:rsidR="006A5BC6">
        <w:rPr>
          <w:rFonts w:asciiTheme="majorHAnsi" w:hAnsiTheme="majorHAnsi"/>
          <w:color w:val="auto"/>
          <w:szCs w:val="23"/>
        </w:rPr>
        <w:t xml:space="preserve">e function of </w:t>
      </w:r>
      <w:r>
        <w:rPr>
          <w:rFonts w:asciiTheme="majorHAnsi" w:hAnsiTheme="majorHAnsi"/>
          <w:color w:val="auto"/>
          <w:szCs w:val="23"/>
        </w:rPr>
        <w:t>cognitive control</w:t>
      </w:r>
      <w:r w:rsidRPr="007C2BAE">
        <w:rPr>
          <w:rFonts w:asciiTheme="majorHAnsi" w:hAnsiTheme="majorHAnsi"/>
          <w:color w:val="auto"/>
          <w:szCs w:val="23"/>
        </w:rPr>
        <w:fldChar w:fldCharType="begin" w:fldLock="1"/>
      </w:r>
      <w:r w:rsidR="0046749D">
        <w:rPr>
          <w:rFonts w:asciiTheme="majorHAnsi" w:hAnsiTheme="majorHAnsi"/>
          <w:color w:val="auto"/>
          <w:szCs w:val="23"/>
        </w:rPr>
        <w:instrText>ADDIN CSL_CITATION {"citationItems":[{"id":"ITEM-1","itemData":{"DOI":"10.3758/S13415-013-0236-9","PMID":"24481850","author":[{"dropping-particle":"","family":"Feng","given":"S. F.","non-dropping-particle":"","parse-names":false,"suffix":""},{"dropping-particle":"","family":"Schwemmer","given":"M.","non-dropping-particle":"","parse-names":false,"suffix":""},{"dropping-particle":"","family":"Gershman","given":"S. J.","non-dropping-particle":"","parse-names":false,"suffix":""},{"dropping-particle":"","family":"Cohen","given":"J. D.","non-dropping-particle":"","parse-names":false,"suffix":""}],"container-title":"Cognitive, affective &amp; behavioral neuroscience","id":"ITEM-1","issue":"1","issued":{"date-parts":[["2014"]]},"page":"129","publisher":"NIH Public Access","title":"Multitasking vs. multiplexing: Toward a normative account of limitations in the simultaneous execution of control-demanding behaviors","type":"article-journal","volume":"14"},"uris":["http://www.mendeley.com/documents/?uuid=e2ece260-e530-3070-9db2-c31505c47b2c"]},{"id":"ITEM-2","itemData":{"DOI":"10.1111/cogs.12126","ISBN":"1551-6709 (Electronic) 0364-0213 (Linking)","ISSN":"03640213","PMID":"25079472","abstract":"Cognitive control has long been one of the most active areas of computational modeling work in cognitive science. The focus on computational models as a medium for specifying and developing theory predates the PDP books, and cognitive control was not one of the areas on which they focused. However, the framework they provided has injected work on cognitive control with new energy and new ideas. On the occasion of the books' anniversary, we review computational modeling in the study of cognitive control, with a focus on the influence that the PDP approach has brought to bear in this area. Rather than providing a comprehensive review, we offer a framework for thinking about past and future modeling efforts in this domain. We define control in terms of the optimal parameterization of task processing. From this vantage point, the development of control systems in the brain can be seen as responding to the structure of naturalistic tasks, through the filter of the brain systems with which control directly interfaces. This perspective lays open a set of fascinating but difficult research questions, which together define an important frontier for future computational research.","author":[{"dropping-particle":"","family":"Botvinick","given":"Matthew M.","non-dropping-particle":"","parse-names":false,"suffix":""},{"dropping-particle":"","family":"Cohen","given":"Jonathan D.","non-dropping-particle":"","parse-names":false,"suffix":""}],"container-title":"Cognitive Science","id":"ITEM-2","issue":"6","issued":{"date-parts":[["2014"]]},"page":"1249-1285","title":"The computational and neural basis of cognitive control: Charted territory and new frontiers","type":"article-journal","volume":"38"},"uris":["http://www.mendeley.com/documents/?uuid=ae949f73-967f-44c0-a297-d9ed6844d134"]},{"id":"ITEM-3","itemData":{"DOI":"10.1038/nrn755","ISSN":"1471-003X","PMID":"11994752","abstract":"We review evidence for partially segregated networks of brain areas that carry out different attentional functions. One system, which includes parts of the intraparietal cortex and superior frontal cortex, is involved in preparing and applying goal-directed (top-down) selection for stimuli and responses. This system is also modulated by the detection of stimuli. The other system, which includes the temporoparietal cortex and inferior frontal cortex, and is largely lateralized to the right hemisphere, is not involved in top-down selection. Instead, this system is specialized for the detection of behaviourally relevant stimuli, particularly when they are salient or unexpected. This ventral frontoparietal network works as a 'circuit breaker' for the dorsal system, directing attention to salient events. Both attentional systems interact during normal vision, and both are disrupted in unilateral spatial neglect.","author":[{"dropping-particle":"","family":"Corbetta","given":"Maurizio","non-dropping-particle":"","parse-names":false,"suffix":""},{"dropping-particle":"","family":"Shulman","given":"Gordon L","non-dropping-particle":"","parse-names":false,"suffix":""}],"container-title":"Nature reviews. Neuroscience","id":"ITEM-3","issue":"3","issued":{"date-parts":[["2002","3"]]},"page":"201-15","title":"Control of goal-directed and stimulus-driven attention in the brain.","type":"article-journal","volume":"3"},"uris":["http://www.mendeley.com/documents/?uuid=52eae3a6-86e0-3697-b020-d3bea7311ede"]},{"id":"ITEM-4","itemData":{"DOI":"10.1016/j.dcn.2011.07.013","ISSN":"1878-9307","PMID":"21977221","abstract":"Adolescence is a critical transition period, during which fundamental changes prepare the adolescent for becoming an adult. Heuristic models of the neurobiology of adolescent behavior have emerged, promoting the central role of reward and motivation, coupled with cognitive immaturities. Here, we bring focus to two basic sets of processes, attention and conditioning, which are essential for adaptive behavior. Using the dual-attention model developed by Corbetta and Shulman (2002), which identifies a stimulus-driven and a goal-driven attention network, we propose a balance that favors stimulus-driven attention over goal-driven attention in youth. Regarding conditioning, we hypothesize that stronger associations tend to be made between environmental cues and appetitive stimuli, and weaker associations with aversive stimuli, in youth relative to adults. An attention system geared to prioritize stimulus-driven attention, together with more powerful associative learning with appetitive incentives, contribute to shape patterns of adolescent motivated behavior. This proposed bias in attention and conditioning function could facilitate the impulsive, novelty-seeking and risk-taking behavior that is typical of many adolescents.","author":[{"dropping-particle":"","family":"Ernst","given":"Monique","non-dropping-particle":"","parse-names":false,"suffix":""},{"dropping-particle":"","family":"Daniele","given":"Teresa","non-dropping-particle":"","parse-names":false,"suffix":""},{"dropping-particle":"","family":"Frantz","given":"Kyle","non-dropping-particle":"","parse-names":false,"suffix":""}],"container-title":"Developmental cognitive neuroscience","id":"ITEM-4","issue":"4","issued":{"date-parts":[["2011","10"]]},"page":"377-89","publisher":"NIH Public Access","title":"New perspectives on adolescent motivated behavior: attention and conditioning.","type":"article-journal","volume":"1"},"uris":["http://www.mendeley.com/documents/?uuid=47b5fa40-0a4c-3815-b007-ba76d08be500"]}],"mendeley":{"formattedCitation":"&lt;sup&gt;10,31–33&lt;/sup&gt;","plainTextFormattedCitation":"10,31–33","previouslyFormattedCitation":"&lt;sup&gt;10,31–33&lt;/sup&gt;"},"properties":{"noteIndex":0},"schema":"https://github.com/citation-style-language/schema/raw/master/csl-citation.json"}</w:instrText>
      </w:r>
      <w:r w:rsidRPr="007C2BAE">
        <w:rPr>
          <w:rFonts w:asciiTheme="majorHAnsi" w:hAnsiTheme="majorHAnsi"/>
          <w:color w:val="auto"/>
          <w:szCs w:val="23"/>
        </w:rPr>
        <w:fldChar w:fldCharType="separate"/>
      </w:r>
      <w:r w:rsidR="000C2B50" w:rsidRPr="000C2B50">
        <w:rPr>
          <w:rFonts w:asciiTheme="majorHAnsi" w:hAnsiTheme="majorHAnsi"/>
          <w:noProof/>
          <w:color w:val="auto"/>
          <w:szCs w:val="23"/>
          <w:vertAlign w:val="superscript"/>
        </w:rPr>
        <w:t>10,31–33</w:t>
      </w:r>
      <w:r w:rsidRPr="007C2BAE">
        <w:rPr>
          <w:rFonts w:asciiTheme="majorHAnsi" w:hAnsiTheme="majorHAnsi"/>
          <w:color w:val="auto"/>
          <w:szCs w:val="23"/>
        </w:rPr>
        <w:fldChar w:fldCharType="end"/>
      </w:r>
      <w:r w:rsidRPr="007C2BAE">
        <w:rPr>
          <w:rFonts w:asciiTheme="majorHAnsi" w:hAnsiTheme="majorHAnsi"/>
          <w:color w:val="auto"/>
          <w:szCs w:val="23"/>
        </w:rPr>
        <w:t xml:space="preserve">. </w:t>
      </w:r>
      <w:r>
        <w:rPr>
          <w:rFonts w:asciiTheme="majorHAnsi" w:hAnsiTheme="majorHAnsi"/>
          <w:color w:val="auto"/>
          <w:szCs w:val="23"/>
        </w:rPr>
        <w:t xml:space="preserve"> This then brings us back to the original question: What makes cognitive control costly?</w:t>
      </w:r>
    </w:p>
    <w:p w14:paraId="5A3A755A" w14:textId="77777777" w:rsidR="00804E7D" w:rsidRPr="00970564" w:rsidRDefault="00804E7D" w:rsidP="00E922A2">
      <w:pPr>
        <w:spacing w:line="240" w:lineRule="auto"/>
        <w:jc w:val="both"/>
        <w:rPr>
          <w:rFonts w:cs="Arial"/>
        </w:rPr>
      </w:pPr>
    </w:p>
    <w:p w14:paraId="25281212" w14:textId="2E1D807B" w:rsidR="00994E83" w:rsidRPr="0030171C" w:rsidRDefault="002D12E3" w:rsidP="00E922A2">
      <w:pPr>
        <w:spacing w:line="360" w:lineRule="auto"/>
      </w:pPr>
      <w:r w:rsidRPr="0030171C">
        <w:t>One possibility is that this effect reflects a difference in opportunity costs. In our task, the more subjectively costly ignore trials were 4 seconds shorter than were the cheaper update trials, thus opportunity costs are unlikely to map directly to time costs</w:t>
      </w:r>
      <w:r w:rsidR="00361F86" w:rsidRPr="00970564">
        <w:rPr>
          <w:rFonts w:cs="Arial"/>
        </w:rPr>
        <w:fldChar w:fldCharType="begin" w:fldLock="1"/>
      </w:r>
      <w:r w:rsidR="0046749D">
        <w:rPr>
          <w:rFonts w:cs="Arial"/>
        </w:rPr>
        <w:instrText>ADDIN CSL_CITATION {"citationItems":[{"id":"ITEM-1","itemData":{"DOI":"10.1007/s00213-006-0502-4","ISSN":"0033-3158","PMID":"17031711","abstract":"RATIONALE: Dopamine neurotransmission has long been known to exert a powerful influence over the vigor, strength, or rate of responding. However, there exists no clear understanding of the computational foundation for this effect; predominant accounts of dopamine's computational function focus on a role for phasic dopamine in controlling the discrete selection between different actions and have nothing to say about response vigor or indeed the free-operant tasks in which it is typically measured.\n\nOBJECTIVES: We seek to accommodate free-operant behavioral tasks within the realm of models of optimal control and thereby capture how dopaminergic and motivational manipulations affect response vigor.\n\nMETHODS: We construct an average reward reinforcement learning model in which subjects choose both which action to perform and also the latency with which to perform it. Optimal control balances the costs of acting quickly against the benefits of getting reward earlier and thereby chooses a best response latency.\n\nRESULTS: In this framework, the long-run average rate of reward plays a key role as an opportunity cost and mediates motivational influences on rates and vigor of responding. We review evidence suggesting that the average reward rate is reported by tonic levels of dopamine putatively in the nucleus accumbens.\n\nCONCLUSIONS: Our extension of reinforcement learning models to free-operant tasks unites psychologically and computationally inspired ideas about the role of tonic dopamine in striatum, explaining from a normative point of view why higher levels of dopamine might be associated with more vigorous responding.","author":[{"dropping-particle":"","family":"Niv","given":"Yael","non-dropping-particle":"","parse-names":false,"suffix":""},{"dropping-particle":"","family":"Daw","given":"Nathaniel D","non-dropping-particle":"","parse-names":false,"suffix":""},{"dropping-particle":"","family":"Joel","given":"Daphna","non-dropping-particle":"","parse-names":false,"suffix":""},{"dropping-particle":"","family":"Dayan","given":"Peter","non-dropping-particle":"","parse-names":false,"suffix":""}],"container-title":"Psychopharmacology","id":"ITEM-1","issue":"3","issued":{"date-parts":[["2007","4"]]},"page":"507-20","title":"Tonic dopamine: opportunity costs and the control of response vigor.","type":"article-journal","volume":"191"},"uris":["http://www.mendeley.com/documents/?uuid=5f2cf141-b342-4138-a58d-5996816aa30a"]}],"mendeley":{"formattedCitation":"&lt;sup&gt;34&lt;/sup&gt;","plainTextFormattedCitation":"34","previouslyFormattedCitation":"&lt;sup&gt;34&lt;/sup&gt;"},"properties":{"noteIndex":0},"schema":"https://github.com/citation-style-language/schema/raw/master/csl-citation.json"}</w:instrText>
      </w:r>
      <w:r w:rsidR="00361F86" w:rsidRPr="00970564">
        <w:rPr>
          <w:rFonts w:cs="Arial"/>
        </w:rPr>
        <w:fldChar w:fldCharType="separate"/>
      </w:r>
      <w:r w:rsidR="000C2B50" w:rsidRPr="000C2B50">
        <w:rPr>
          <w:rFonts w:cs="Arial"/>
          <w:noProof/>
          <w:vertAlign w:val="superscript"/>
        </w:rPr>
        <w:t>34</w:t>
      </w:r>
      <w:r w:rsidR="00361F86" w:rsidRPr="00970564">
        <w:rPr>
          <w:rFonts w:cs="Arial"/>
        </w:rPr>
        <w:fldChar w:fldCharType="end"/>
      </w:r>
      <w:r w:rsidR="00EE5EC0" w:rsidRPr="00970564">
        <w:rPr>
          <w:rFonts w:cs="Arial"/>
        </w:rPr>
        <w:t>.</w:t>
      </w:r>
      <w:r w:rsidRPr="0030171C">
        <w:t xml:space="preserve"> However, we speculate that the effect of task demands on subjective cost reflects an opportunity cost of focusing: the cognitive strategy required for accurate ignore versus update performance differs in the degree to which it allows novel input and thus, alternative </w:t>
      </w:r>
      <w:r w:rsidRPr="004379EF">
        <w:rPr>
          <w:rFonts w:eastAsia="Calibri" w:cs="Arial"/>
        </w:rPr>
        <w:t>opportunities</w:t>
      </w:r>
      <w:r w:rsidRPr="0030171C">
        <w:t xml:space="preserve">, to impinge on current processing. More generally, it is possible that the brain is more strongly biased against tasks that demand </w:t>
      </w:r>
      <w:r w:rsidR="00F25EB5" w:rsidRPr="0030171C">
        <w:t xml:space="preserve">stable </w:t>
      </w:r>
      <w:r w:rsidR="00F25EB5" w:rsidRPr="00970564">
        <w:rPr>
          <w:rFonts w:cs="Arial"/>
        </w:rPr>
        <w:t>focusing</w:t>
      </w:r>
      <w:r w:rsidRPr="0030171C">
        <w:t xml:space="preserve"> compared with flexible opening given that</w:t>
      </w:r>
      <w:r w:rsidR="00E41CB0" w:rsidRPr="0030171C">
        <w:t xml:space="preserve"> </w:t>
      </w:r>
      <w:r w:rsidRPr="0030171C">
        <w:t>focusing will incur higher opportunity costs across environments.</w:t>
      </w:r>
      <w:r w:rsidR="00EE5EC0" w:rsidRPr="00970564">
        <w:rPr>
          <w:rFonts w:cs="Arial"/>
        </w:rPr>
        <w:t xml:space="preserve"> </w:t>
      </w:r>
    </w:p>
    <w:p w14:paraId="5AAD443E" w14:textId="0D914AA8" w:rsidR="000427ED" w:rsidRPr="00970564" w:rsidRDefault="00EE5EC0" w:rsidP="00E922A2">
      <w:pPr>
        <w:spacing w:line="360" w:lineRule="auto"/>
        <w:rPr>
          <w:rFonts w:cs="Arial"/>
        </w:rPr>
      </w:pPr>
      <w:r w:rsidRPr="00970564">
        <w:rPr>
          <w:rFonts w:cs="Arial"/>
        </w:rPr>
        <w:t>The observation that the subjective cost of repeating ignore is higher than that of update is in line with the finding that pa</w:t>
      </w:r>
      <w:r w:rsidR="00970564" w:rsidRPr="00970564">
        <w:rPr>
          <w:rFonts w:cs="Arial"/>
        </w:rPr>
        <w:t>rticipants perform more poorly o</w:t>
      </w:r>
      <w:r w:rsidRPr="00970564">
        <w:rPr>
          <w:rFonts w:cs="Arial"/>
        </w:rPr>
        <w:t xml:space="preserve">n ignore </w:t>
      </w:r>
      <w:r w:rsidR="00E03AB9" w:rsidRPr="00970564">
        <w:rPr>
          <w:rFonts w:cs="Arial"/>
        </w:rPr>
        <w:t xml:space="preserve">compared with </w:t>
      </w:r>
      <w:r w:rsidRPr="00970564">
        <w:rPr>
          <w:rFonts w:cs="Arial"/>
        </w:rPr>
        <w:t xml:space="preserve">update </w:t>
      </w:r>
      <w:r w:rsidR="00E03AB9" w:rsidRPr="00970564">
        <w:rPr>
          <w:rFonts w:cs="Arial"/>
        </w:rPr>
        <w:t>trials</w:t>
      </w:r>
      <w:r w:rsidRPr="00970564">
        <w:rPr>
          <w:rFonts w:cs="Arial"/>
        </w:rPr>
        <w:t>. This finding concurs with previous results from studies using an analogous task with ignore and update conditions</w:t>
      </w:r>
      <w:r w:rsidRPr="00970564">
        <w:rPr>
          <w:rFonts w:cs="Arial"/>
        </w:rPr>
        <w:fldChar w:fldCharType="begin" w:fldLock="1"/>
      </w:r>
      <w:r w:rsidR="0046749D">
        <w:rPr>
          <w:rFonts w:cs="Arial"/>
        </w:rPr>
        <w:instrText>ADDIN CSL_CITATION {"citationItems":[{"id":"ITEM-1","itemData":{"DOI":"10.1162/jocn_a_00676","ISSN":"1530-8898","PMID":"24893740","abstract":"Working memory and reward processing are often thought to be separate, unrelated processes. However, most daily activities involve integrating these two types of information, and the two processes rarely, if ever, occur in isolation. Here, we show that working memory and reward interact in a task-dependent manner and that this task-dependent interaction involves modulation of the pFC by the ventral striatum. Specifically, BOLD signal during gains relative to losses in the ventral striatum and pFC was associated not only with enhanced distractor resistance but also with impairment in the ability to update working memory representations. Furthermore, the effect of reward on working memory was accompanied by differential coupling between the ventral striatum and ignore-related regions in the pFC. Together, these data demonstrate that reward-related signals modulate the balance between cognitive stability and cognitive flexibility by altering functional coupling between the ventral striatum and the pFC.","author":[{"dropping-particle":"","family":"Fallon","given":"Sean James","non-dropping-particle":"","parse-names":false,"suffix":""},{"dropping-particle":"","family":"Cools","given":"Roshan","non-dropping-particle":"","parse-names":false,"suffix":""}],"container-title":"Journal of cognitive neuroscience","id":"ITEM-1","issue":"12","issued":{"date-parts":[["2014","12"]]},"page":"2812-26","title":"Reward acts on the pFC to enhance distractor resistance of working memory representations.","type":"article-journal","volume":"26"},"uris":["http://www.mendeley.com/documents/?uuid=74c201ed-c35f-3aba-82f5-590bbcf9bd35"]},{"id":"ITEM-2","itemData":{"DOI":"10.1162/jocn_a_01065","ISSN":"0898-929X","PMID":"27779907","abstract":"A balance has to be struck between supporting distractor-resistant representations in working memory and allowing those representations to be updated. Catecholamine, particularly dopamine, transmission has been proposed to modulate the balance between the stability and flexibility of working memory representations. However, it is unclear whether drugs that increase catecholamine transmission, such as methylphenidate, optimize this balance in a task-dependent manner or bias the system toward stability at the expense of flexibility (or vice versa). Here we demonstrate, using pharmacological fMRI, that methylphenidate improves the ability to resist distraction (cognitive stability) but impairs the ability to flexibly update items currently held in working memory (cognitive flexibility). These behavioral effects were accompanied by task-general effects in the striatum and opposite and task-specific effects on neural signal in the pFC. This suggests that methylphenidate exerts its cognitive enhancing and impairing effects through acting on the pFC, an effect likely associated with methylphenidate's action on the striatum. These findings highlight that methylphenidate acts as a double-edged sword, improving one cognitive function at the expense of another, while also elucidating the neurocognitive mechanisms underlying these paradoxical effects.","author":[{"dropping-particle":"","family":"Fallon","given":"Sean James","non-dropping-particle":"","parse-names":false,"suffix":""},{"dropping-particle":"","family":"Schaaf","given":"Marieke E.","non-dropping-particle":"van der","parse-names":false,"suffix":""},{"dropping-particle":"","family":"Huurne","given":"Niels","non-dropping-particle":"ter","parse-names":false,"suffix":""},{"dropping-particle":"","family":"Cools","given":"Roshan","non-dropping-particle":"","parse-names":false,"suffix":""}],"container-title":"Journal of Cognitive Neuroscience","id":"ITEM-2","issue":"4","issued":{"date-parts":[["2017","4"]]},"page":"652-663","title":"The Neurocognitive Cost of Enhancing Cognition with Methylphenidate: Improved Distractor Resistance but Impaired Updating","type":"article-journal","volume":"29"},"uris":["http://www.mendeley.com/documents/?uuid=e08658ec-18f2-4daa-a4c3-66369f100dc2"]},{"id":"ITEM-3","itemData":{"DOI":"10.1016/j.cortex.2017.12.016","ISSN":"1973-8102","PMID":"29402388","abstract":"Ignoring distracting information and updating current contents are essential components of working memory (WM). Yet, although both require controlling irrelevant information, it is unclear whether they have the same effects on recall and produce the same level of misbinding errors (incorrectly joining the features of different memoranda). Moreover, the likelihood of misbinding may be affected by the feature similarity between the items already encoded into memory and the information that has to be filtered out (ignored) or updated into memory. Here, we investigate these questions. Participants were sequentially presented with two pairs of arrows. The first pair of arrows always had to be encoded into memory, but the second pair either had to be ignored (ignore condition) or allowed to displace the previously encoded items (update condition). To investigate the effect of similarity on recall, we also varied, in a factorial manner, whether the items that had to be ignored or updated were presented in the same or different colours and/or same or different spatial locations to the original memoranda. By applying a computational model, we were able to quantify the levels of misbinding. Ignoring, but not updating, increased overall recall error as well as misbinding rates, even when accounting for the retention period. This indicates that not all manipulations of attention in WM are equal in terms of their effects on recall and misbinding. Misbinding rates in the ignore condition were affected by the colour and spatial congruence of relevant and irrelevant information to a greater extent than in the update condition. This finding suggests that attentional templates are used to evaluate relevant and irrelevant information in different ways during ignoring and updating. Together, the results suggest that differences between the two functions might occur due to higher levels of attentional compartmentalisation - or protection - during updating compared to ignoring.","author":[{"dropping-particle":"","family":"Fallon","given":"Sean J","non-dropping-particle":"","parse-names":false,"suffix":""},{"dropping-particle":"","family":"Mattiesing","given":"Rozemarijn M","non-dropping-particle":"","parse-names":false,"suffix":""},{"dropping-particle":"","family":"Dolfen","given":"Nina","non-dropping-particle":"","parse-names":false,"suffix":""},{"dropping-particle":"","family":"Manohar","given":"Sanjay G","non-dropping-particle":"","parse-names":false,"suffix":""},{"dropping-particle":"","family":"Husain","given":"Masud","non-dropping-particle":"","parse-names":false,"suffix":""}],"container-title":"Cortex; a journal devoted to the study of the nervous system and behavior","id":"ITEM-3","issued":{"date-parts":[["2018","10"]]},"page":"50-63","publisher":"Elsevier","title":"Ignoring versus updating in working memory reveal differential roles of attention and feature binding.","type":"article-journal","volume":"107"},"uris":["http://www.mendeley.com/documents/?uuid=40f000bf-45c9-38a4-ab61-0f1cca58cff8"]}],"mendeley":{"formattedCitation":"&lt;sup&gt;19,35,36&lt;/sup&gt;","plainTextFormattedCitation":"19,35,36","previouslyFormattedCitation":"&lt;sup&gt;19,35,36&lt;/sup&gt;"},"properties":{"noteIndex":0},"schema":"https://github.com/citation-style-language/schema/raw/master/csl-citation.json"}</w:instrText>
      </w:r>
      <w:r w:rsidRPr="00970564">
        <w:rPr>
          <w:rFonts w:cs="Arial"/>
        </w:rPr>
        <w:fldChar w:fldCharType="separate"/>
      </w:r>
      <w:r w:rsidR="000C2B50" w:rsidRPr="000C2B50">
        <w:rPr>
          <w:rFonts w:cs="Arial"/>
          <w:noProof/>
          <w:vertAlign w:val="superscript"/>
        </w:rPr>
        <w:t>19,35,36</w:t>
      </w:r>
      <w:r w:rsidRPr="00970564">
        <w:rPr>
          <w:rFonts w:cs="Arial"/>
        </w:rPr>
        <w:fldChar w:fldCharType="end"/>
      </w:r>
      <w:r w:rsidRPr="00970564">
        <w:rPr>
          <w:rFonts w:cs="Arial"/>
        </w:rPr>
        <w:t xml:space="preserve">. In those prior studies, however, the task-relevant delay between the to-be-remembered items and the probe was shorter in the update than </w:t>
      </w:r>
      <w:r w:rsidR="0046749D">
        <w:rPr>
          <w:rFonts w:cs="Arial"/>
        </w:rPr>
        <w:t xml:space="preserve">the </w:t>
      </w:r>
      <w:r w:rsidRPr="00970564">
        <w:rPr>
          <w:rFonts w:cs="Arial"/>
        </w:rPr>
        <w:t xml:space="preserve">ignore condition, rendering inference about the cognitive mechanism underlying the performance difference difficult. Here we show that the ignore </w:t>
      </w:r>
      <w:r w:rsidR="00E03AB9" w:rsidRPr="00970564">
        <w:rPr>
          <w:rFonts w:cs="Arial"/>
        </w:rPr>
        <w:t xml:space="preserve">condition </w:t>
      </w:r>
      <w:r w:rsidRPr="00970564">
        <w:rPr>
          <w:rFonts w:cs="Arial"/>
        </w:rPr>
        <w:t xml:space="preserve">is accompanied by </w:t>
      </w:r>
      <w:r w:rsidR="00982977" w:rsidRPr="00970564">
        <w:rPr>
          <w:rFonts w:cs="Arial"/>
        </w:rPr>
        <w:t>worse performance</w:t>
      </w:r>
      <w:r w:rsidRPr="00970564">
        <w:rPr>
          <w:rFonts w:cs="Arial"/>
        </w:rPr>
        <w:t xml:space="preserve"> than the update </w:t>
      </w:r>
      <w:r w:rsidR="00E03AB9" w:rsidRPr="00970564">
        <w:rPr>
          <w:rFonts w:cs="Arial"/>
        </w:rPr>
        <w:t>condition</w:t>
      </w:r>
      <w:r w:rsidRPr="00970564">
        <w:rPr>
          <w:rFonts w:cs="Arial"/>
        </w:rPr>
        <w:t xml:space="preserve">, even if task-relevant delay is matched between conditions. </w:t>
      </w:r>
    </w:p>
    <w:p w14:paraId="09A11CD5" w14:textId="35DA9AE7" w:rsidR="004379EF" w:rsidRPr="004379EF" w:rsidRDefault="002D12E3" w:rsidP="004379EF">
      <w:pPr>
        <w:pStyle w:val="Default"/>
        <w:spacing w:line="360" w:lineRule="auto"/>
        <w:rPr>
          <w:rFonts w:asciiTheme="majorHAnsi" w:hAnsiTheme="majorHAnsi" w:cs="Arial"/>
          <w:color w:val="auto"/>
          <w:szCs w:val="23"/>
        </w:rPr>
      </w:pPr>
      <w:r w:rsidRPr="00970564">
        <w:rPr>
          <w:rFonts w:asciiTheme="majorHAnsi" w:hAnsiTheme="majorHAnsi" w:cs="Arial"/>
        </w:rPr>
        <w:t xml:space="preserve">A key question that is raised by the performance difference between task conditions is whether the </w:t>
      </w:r>
      <w:r w:rsidRPr="00970564">
        <w:rPr>
          <w:rFonts w:asciiTheme="majorHAnsi" w:eastAsia="Calibri" w:hAnsiTheme="majorHAnsi" w:cs="Arial"/>
        </w:rPr>
        <w:t>condition</w:t>
      </w:r>
      <w:r w:rsidRPr="00970564">
        <w:rPr>
          <w:rFonts w:asciiTheme="majorHAnsi" w:hAnsiTheme="majorHAnsi" w:cs="Arial"/>
        </w:rPr>
        <w:t xml:space="preserve"> effect on subjective effort cost reflects differences in the degree of (aversion to) anticipated performance error. We argue, however, that an increase in the anticipated </w:t>
      </w:r>
      <w:r w:rsidR="0030171C">
        <w:rPr>
          <w:rFonts w:asciiTheme="majorHAnsi" w:hAnsiTheme="majorHAnsi" w:cs="Arial"/>
        </w:rPr>
        <w:softHyphen/>
      </w:r>
      <w:r w:rsidR="0030171C">
        <w:rPr>
          <w:rFonts w:asciiTheme="majorHAnsi" w:hAnsiTheme="majorHAnsi" w:cs="Arial"/>
        </w:rPr>
        <w:softHyphen/>
      </w:r>
      <w:r w:rsidR="0030171C">
        <w:rPr>
          <w:rFonts w:asciiTheme="majorHAnsi" w:hAnsiTheme="majorHAnsi" w:cs="Arial"/>
        </w:rPr>
        <w:softHyphen/>
      </w:r>
      <w:r w:rsidRPr="00970564">
        <w:rPr>
          <w:rFonts w:asciiTheme="majorHAnsi" w:hAnsiTheme="majorHAnsi" w:cs="Arial"/>
        </w:rPr>
        <w:t xml:space="preserve">performance error is unlikely to account fully for the increase in subjective effort cost of the ignore versus update condition, for the following three reasons. First, while instructing participants, </w:t>
      </w:r>
      <w:r w:rsidRPr="0030171C">
        <w:rPr>
          <w:rFonts w:asciiTheme="majorHAnsi" w:hAnsiTheme="majorHAnsi" w:cs="Univers"/>
          <w:color w:val="auto"/>
        </w:rPr>
        <w:t xml:space="preserve">we highlighted that </w:t>
      </w:r>
      <w:r w:rsidRPr="00970564">
        <w:rPr>
          <w:rFonts w:asciiTheme="majorHAnsi" w:hAnsiTheme="majorHAnsi" w:cs="Arial"/>
        </w:rPr>
        <w:t>monetary rewards would not be contingent on performance</w:t>
      </w:r>
      <w:r w:rsidRPr="0030171C">
        <w:rPr>
          <w:rFonts w:asciiTheme="majorHAnsi" w:hAnsiTheme="majorHAnsi" w:cs="Univers"/>
          <w:color w:val="auto"/>
        </w:rPr>
        <w:t xml:space="preserve"> during the </w:t>
      </w:r>
      <w:r w:rsidRPr="00970564">
        <w:rPr>
          <w:rFonts w:asciiTheme="majorHAnsi" w:hAnsiTheme="majorHAnsi" w:cs="Arial"/>
        </w:rPr>
        <w:t>‘</w:t>
      </w:r>
      <w:r w:rsidRPr="0030171C">
        <w:rPr>
          <w:rFonts w:asciiTheme="majorHAnsi" w:hAnsiTheme="majorHAnsi" w:cs="Univers"/>
          <w:color w:val="auto"/>
        </w:rPr>
        <w:t xml:space="preserve">redo </w:t>
      </w:r>
      <w:r w:rsidRPr="00970564">
        <w:rPr>
          <w:rFonts w:asciiTheme="majorHAnsi" w:hAnsiTheme="majorHAnsi" w:cs="Arial"/>
        </w:rPr>
        <w:t>session’, so that performance error</w:t>
      </w:r>
      <w:r w:rsidRPr="0030171C">
        <w:rPr>
          <w:rFonts w:asciiTheme="majorHAnsi" w:hAnsiTheme="majorHAnsi" w:cs="Univers"/>
          <w:color w:val="auto"/>
        </w:rPr>
        <w:t xml:space="preserve"> should not have influenced participants’ choices in our design.</w:t>
      </w:r>
      <w:r w:rsidRPr="00970564">
        <w:rPr>
          <w:rFonts w:asciiTheme="majorHAnsi" w:hAnsiTheme="majorHAnsi" w:cs="Arial"/>
        </w:rPr>
        <w:t xml:space="preserve"> Second, in a statistical mixed-effects model that took into account </w:t>
      </w:r>
      <w:r w:rsidRPr="00970564">
        <w:rPr>
          <w:rFonts w:asciiTheme="majorHAnsi" w:hAnsiTheme="majorHAnsi" w:cs="Arial"/>
        </w:rPr>
        <w:lastRenderedPageBreak/>
        <w:t xml:space="preserve">accuracy, the effect of condition was still present, as a trend in </w:t>
      </w:r>
      <w:r w:rsidRPr="00970564">
        <w:rPr>
          <w:rFonts w:asciiTheme="majorHAnsi" w:eastAsia="Calibri" w:hAnsiTheme="majorHAnsi" w:cs="Arial"/>
        </w:rPr>
        <w:t>Experiment</w:t>
      </w:r>
      <w:r w:rsidRPr="00970564">
        <w:rPr>
          <w:rFonts w:asciiTheme="majorHAnsi" w:hAnsiTheme="majorHAnsi" w:cs="Arial"/>
        </w:rPr>
        <w:t xml:space="preserve"> 1 and highly significant in the more powerful </w:t>
      </w:r>
      <w:r w:rsidRPr="00970564">
        <w:rPr>
          <w:rFonts w:asciiTheme="majorHAnsi" w:eastAsia="Calibri" w:hAnsiTheme="majorHAnsi" w:cs="Arial"/>
        </w:rPr>
        <w:t>Experiment</w:t>
      </w:r>
      <w:r w:rsidRPr="00970564">
        <w:rPr>
          <w:rFonts w:asciiTheme="majorHAnsi" w:hAnsiTheme="majorHAnsi" w:cs="Arial"/>
        </w:rPr>
        <w:t xml:space="preserve"> 2. Third, there was no evidence for a clear association between performance error and measured preference (</w:t>
      </w:r>
      <w:r w:rsidRPr="00970564">
        <w:rPr>
          <w:rFonts w:asciiTheme="majorHAnsi" w:eastAsia="Calibri" w:hAnsiTheme="majorHAnsi" w:cs="Arial"/>
        </w:rPr>
        <w:t xml:space="preserve">Figure </w:t>
      </w:r>
      <w:r w:rsidRPr="00970564">
        <w:rPr>
          <w:rFonts w:asciiTheme="majorHAnsi" w:hAnsiTheme="majorHAnsi" w:cs="Arial"/>
        </w:rPr>
        <w:t>5</w:t>
      </w:r>
      <w:r w:rsidRPr="00970564">
        <w:rPr>
          <w:rFonts w:asciiTheme="majorHAnsi" w:eastAsia="Calibri" w:hAnsiTheme="majorHAnsi" w:cs="Arial"/>
        </w:rPr>
        <w:t xml:space="preserve">). </w:t>
      </w:r>
      <w:r w:rsidRPr="00970564">
        <w:rPr>
          <w:rFonts w:asciiTheme="majorHAnsi" w:hAnsiTheme="majorHAnsi" w:cs="Arial"/>
        </w:rPr>
        <w:t xml:space="preserve">In future studies, </w:t>
      </w:r>
      <w:r w:rsidRPr="0030171C">
        <w:rPr>
          <w:rFonts w:asciiTheme="majorHAnsi" w:hAnsiTheme="majorHAnsi" w:cs="Univers"/>
          <w:color w:val="auto"/>
        </w:rPr>
        <w:t xml:space="preserve">we might consider matching performance between the two conditions or provide “fake” feedback to influence participants’ beliefs about their performance. </w:t>
      </w:r>
    </w:p>
    <w:p w14:paraId="639C8A37" w14:textId="77777777" w:rsidR="004379EF" w:rsidRDefault="004379EF" w:rsidP="00E922A2">
      <w:pPr>
        <w:spacing w:line="360" w:lineRule="auto"/>
      </w:pPr>
    </w:p>
    <w:p w14:paraId="7E757A09" w14:textId="23CE0BEC" w:rsidR="002D12E3" w:rsidRPr="0030171C" w:rsidRDefault="002D12E3" w:rsidP="00E922A2">
      <w:pPr>
        <w:spacing w:line="360" w:lineRule="auto"/>
      </w:pPr>
      <w:r w:rsidRPr="0030171C">
        <w:t xml:space="preserve">Notably, participants responded not only more accurately, but also more slowly on the update than the ignore trials. We are puzzled by this finding, and consider it possible that </w:t>
      </w:r>
      <w:r w:rsidR="00EE5EC0" w:rsidRPr="00970564">
        <w:rPr>
          <w:rFonts w:cs="Arial"/>
        </w:rPr>
        <w:t>the slowing</w:t>
      </w:r>
      <w:r w:rsidRPr="0030171C">
        <w:t xml:space="preserve"> reflects a reduction in a nonspecific orienting response to the intervening stimulus, which might have acted as a warning signal</w:t>
      </w:r>
      <w:r w:rsidR="00C83674" w:rsidRPr="00970564">
        <w:rPr>
          <w:rFonts w:cs="Arial"/>
        </w:rPr>
        <w:t xml:space="preserve">. </w:t>
      </w:r>
      <w:ins w:id="28" w:author="Danai Papadopetraki" w:date="2019-08-07T17:28:00Z">
        <w:r w:rsidR="00855A21">
          <w:rPr>
            <w:rFonts w:cs="Arial"/>
          </w:rPr>
          <w:t>W</w:t>
        </w:r>
      </w:ins>
      <w:del w:id="29" w:author="Danai Papadopetraki" w:date="2019-08-07T17:28:00Z">
        <w:r w:rsidR="00C83674" w:rsidRPr="00970564" w:rsidDel="00855A21">
          <w:rPr>
            <w:rFonts w:cs="Arial"/>
          </w:rPr>
          <w:delText>High intensity w</w:delText>
        </w:r>
      </w:del>
      <w:r w:rsidR="00C83674" w:rsidRPr="00970564">
        <w:rPr>
          <w:rFonts w:cs="Arial"/>
        </w:rPr>
        <w:t>arning signals are known to induce slowing of responses</w:t>
      </w:r>
      <w:ins w:id="30" w:author="Danai Papadopetraki" w:date="2019-08-07T17:25:00Z">
        <w:r w:rsidR="005A4AE5">
          <w:rPr>
            <w:rFonts w:cs="Arial"/>
          </w:rPr>
          <w:t xml:space="preserve"> as a function of foreperiod (delay)</w:t>
        </w:r>
      </w:ins>
      <w:ins w:id="31" w:author="Danai Papadopetraki" w:date="2019-08-07T17:26:00Z">
        <w:r w:rsidR="005A4AE5">
          <w:rPr>
            <w:rFonts w:cs="Arial"/>
          </w:rPr>
          <w:t>, which in our case is longer in update trials</w:t>
        </w:r>
      </w:ins>
      <w:del w:id="32" w:author="Danai Papadopetraki" w:date="2019-08-07T17:25:00Z">
        <w:r w:rsidR="00C83674" w:rsidRPr="00970564" w:rsidDel="005A4AE5">
          <w:rPr>
            <w:rFonts w:cs="Arial"/>
          </w:rPr>
          <w:delText xml:space="preserve">, their effects </w:delText>
        </w:r>
      </w:del>
      <w:del w:id="33" w:author="Danai Papadopetraki" w:date="2019-08-07T17:26:00Z">
        <w:r w:rsidR="00C83674" w:rsidRPr="00970564" w:rsidDel="005A4AE5">
          <w:rPr>
            <w:rFonts w:cs="Arial"/>
          </w:rPr>
          <w:delText>lasting at least up to 8 s</w:delText>
        </w:r>
      </w:del>
      <w:r w:rsidR="00C83674" w:rsidRPr="00970564">
        <w:rPr>
          <w:rFonts w:cs="Arial"/>
        </w:rPr>
        <w:fldChar w:fldCharType="begin" w:fldLock="1"/>
      </w:r>
      <w:r w:rsidR="0046749D">
        <w:rPr>
          <w:rFonts w:cs="Arial"/>
        </w:rPr>
        <w:instrText>ADDIN CSL_CITATION {"citationItems":[{"id":"ITEM-1","itemData":{"DOI":"10.1016/0301-0511(75)90021-6","ISSN":"0301-0511","abstract":"Slow EEG potentials were recorded during performance of a simple reaction task in which warning signal intensity was varied from trial to trial under foreperiod durations of 1, 3 and 8 sec. As shown by speed of reaction, the warning signal had an activating effect which increased with its intensity and decreased with foreperiod duration. This effect was related to the amplitude of a slow potential which appears in the EEG shortly after presentation of the warning signal. This potential is interpreted as a component of the orienting response regulating sensitivity to subsequent stimulation, so that reaction time is affected through change in the effective intensity of the imperative signal.","author":[{"dropping-particle":"","family":"Loveless","given":"N.E.","non-dropping-particle":"","parse-names":false,"suffix":""},{"dropping-particle":"","family":"Sanford","given":"A.J.","non-dropping-particle":"","parse-names":false,"suffix":""}],"container-title":"Biological Psychology","id":"ITEM-1","issue":"3","issued":{"date-parts":[["1975","1","1"]]},"page":"217-226","publisher":"Elsevier","title":"The impact of warning signal intensity on reaction time and components of the contingent negative variation","type":"article-journal","volume":"2"},"uris":["http://www.mendeley.com/documents/?uuid=d407c9d7-55fb-3cb6-8b4a-a0a12045b358"]}],"mendeley":{"formattedCitation":"&lt;sup&gt;37&lt;/sup&gt;","plainTextFormattedCitation":"37","previouslyFormattedCitation":"&lt;sup&gt;37&lt;/sup&gt;"},"properties":{"noteIndex":0},"schema":"https://github.com/citation-style-language/schema/raw/master/csl-citation.json"}</w:instrText>
      </w:r>
      <w:r w:rsidR="00C83674" w:rsidRPr="00970564">
        <w:rPr>
          <w:rFonts w:cs="Arial"/>
        </w:rPr>
        <w:fldChar w:fldCharType="separate"/>
      </w:r>
      <w:r w:rsidR="000C2B50" w:rsidRPr="000C2B50">
        <w:rPr>
          <w:rFonts w:cs="Arial"/>
          <w:noProof/>
          <w:vertAlign w:val="superscript"/>
        </w:rPr>
        <w:t>37</w:t>
      </w:r>
      <w:r w:rsidR="00C83674" w:rsidRPr="00970564">
        <w:rPr>
          <w:rFonts w:cs="Arial"/>
        </w:rPr>
        <w:fldChar w:fldCharType="end"/>
      </w:r>
      <w:r w:rsidR="00C83674" w:rsidRPr="00970564">
        <w:rPr>
          <w:rFonts w:cs="Arial"/>
        </w:rPr>
        <w:t>.</w:t>
      </w:r>
      <w:r w:rsidR="000A2C4B" w:rsidRPr="00970564">
        <w:t xml:space="preserve"> </w:t>
      </w:r>
      <w:r w:rsidRPr="00970564">
        <w:t>This hypothesis is supported indirectly by the observation that reaction times in flexible update conditions in previous studies in which delays were matched between conditions were indeed faster than in ignore conditions</w:t>
      </w:r>
      <w:r w:rsidR="0008516F" w:rsidRPr="00970564">
        <w:rPr>
          <w:rFonts w:cs="Arial"/>
        </w:rPr>
        <w:fldChar w:fldCharType="begin" w:fldLock="1"/>
      </w:r>
      <w:r w:rsidR="0046749D">
        <w:rPr>
          <w:rFonts w:cs="Arial"/>
        </w:rPr>
        <w:instrText>ADDIN CSL_CITATION {"citationItems":[{"id":"ITEM-1","itemData":{"DOI":"10.1162/jocn_a_00676","ISSN":"1530-8898","PMID":"24893740","abstract":"Working memory and reward processing are often thought to be separate, unrelated processes. However, most daily activities involve integrating these two types of information, and the two processes rarely, if ever, occur in isolation. Here, we show that working memory and reward interact in a task-dependent manner and that this task-dependent interaction involves modulation of the pFC by the ventral striatum. Specifically, BOLD signal during gains relative to losses in the ventral striatum and pFC was associated not only with enhanced distractor resistance but also with impairment in the ability to update working memory representations. Furthermore, the effect of reward on working memory was accompanied by differential coupling between the ventral striatum and ignore-related regions in the pFC. Together, these data demonstrate that reward-related signals modulate the balance between cognitive stability and cognitive flexibility by altering functional coupling between the ventral striatum and the pFC.","author":[{"dropping-particle":"","family":"Fallon","given":"Sean James","non-dropping-particle":"","parse-names":false,"suffix":""},{"dropping-particle":"","family":"Cools","given":"Roshan","non-dropping-particle":"","parse-names":false,"suffix":""}],"container-title":"Journal of cognitive neuroscience","id":"ITEM-1","issue":"12","issued":{"date-parts":[["2014","12"]]},"page":"2812-26","title":"Reward acts on the pFC to enhance distractor resistance of working memory representations.","type":"article-journal","volume":"26"},"uris":["http://www.mendeley.com/documents/?uuid=74c201ed-c35f-3aba-82f5-590bbcf9bd35"]},{"id":"ITEM-2","itemData":{"DOI":"10.1162/jocn_a_01065","ISSN":"0898-929X","PMID":"27779907","abstract":"A balance has to be struck between supporting distractor-resistant representations in working memory and allowing those representations to be updated. Catecholamine, particularly dopamine, transmission has been proposed to modulate the balance between the stability and flexibility of working memory representations. However, it is unclear whether drugs that increase catecholamine transmission, such as methylphenidate, optimize this balance in a task-dependent manner or bias the system toward stability at the expense of flexibility (or vice versa). Here we demonstrate, using pharmacological fMRI, that methylphenidate improves the ability to resist distraction (cognitive stability) but impairs the ability to flexibly update items currently held in working memory (cognitive flexibility). These behavioral effects were accompanied by task-general effects in the striatum and opposite and task-specific effects on neural signal in the pFC. This suggests that methylphenidate exerts its cognitive enhancing and impairing effects through acting on the pFC, an effect likely associated with methylphenidate's action on the striatum. These findings highlight that methylphenidate acts as a double-edged sword, improving one cognitive function at the expense of another, while also elucidating the neurocognitive mechanisms underlying these paradoxical effects.","author":[{"dropping-particle":"","family":"Fallon","given":"Sean James","non-dropping-particle":"","parse-names":false,"suffix":""},{"dropping-particle":"","family":"Schaaf","given":"Marieke E.","non-dropping-particle":"van der","parse-names":false,"suffix":""},{"dropping-particle":"","family":"Huurne","given":"Niels","non-dropping-particle":"ter","parse-names":false,"suffix":""},{"dropping-particle":"","family":"Cools","given":"Roshan","non-dropping-particle":"","parse-names":false,"suffix":""}],"container-title":"Journal of Cognitive Neuroscience","id":"ITEM-2","issue":"4","issued":{"date-parts":[["2017","4"]]},"page":"652-663","title":"The Neurocognitive Cost of Enhancing Cognition with Methylphenidate: Improved Distractor Resistance but Impaired Updating","type":"article-journal","volume":"29"},"uris":["http://www.mendeley.com/documents/?uuid=e08658ec-18f2-4daa-a4c3-66369f100dc2"]}],"mendeley":{"formattedCitation":"&lt;sup&gt;19,35&lt;/sup&gt;","plainTextFormattedCitation":"19,35","previouslyFormattedCitation":"&lt;sup&gt;19,35&lt;/sup&gt;"},"properties":{"noteIndex":0},"schema":"https://github.com/citation-style-language/schema/raw/master/csl-citation.json"}</w:instrText>
      </w:r>
      <w:r w:rsidR="0008516F" w:rsidRPr="00970564">
        <w:rPr>
          <w:rFonts w:cs="Arial"/>
        </w:rPr>
        <w:fldChar w:fldCharType="separate"/>
      </w:r>
      <w:r w:rsidR="000C2B50" w:rsidRPr="000C2B50">
        <w:rPr>
          <w:rFonts w:cs="Arial"/>
          <w:noProof/>
          <w:vertAlign w:val="superscript"/>
        </w:rPr>
        <w:t>19,35</w:t>
      </w:r>
      <w:r w:rsidR="0008516F" w:rsidRPr="00970564">
        <w:rPr>
          <w:rFonts w:cs="Arial"/>
        </w:rPr>
        <w:fldChar w:fldCharType="end"/>
      </w:r>
      <w:r w:rsidR="00EE5EC0" w:rsidRPr="00970564">
        <w:rPr>
          <w:rFonts w:cs="Arial"/>
        </w:rPr>
        <w:t>.</w:t>
      </w:r>
      <w:r w:rsidRPr="00970564">
        <w:t xml:space="preserve"> We also consider an alternative explanation, namely that the effect of condition on reaction times reflects a modulation of a decision threshold</w:t>
      </w:r>
      <w:r w:rsidR="008A5F12" w:rsidRPr="00970564">
        <w:t xml:space="preserve"> </w:t>
      </w:r>
      <w:r w:rsidR="00EE5EC0" w:rsidRPr="00970564">
        <w:rPr>
          <w:rFonts w:cs="Arial"/>
        </w:rPr>
        <w:t xml:space="preserve"> rather than of attentional orienting, </w:t>
      </w:r>
      <w:r w:rsidR="006B0224" w:rsidRPr="00970564">
        <w:rPr>
          <w:rFonts w:cs="Arial"/>
        </w:rPr>
        <w:t>trading time for higher accuracy</w:t>
      </w:r>
      <w:r w:rsidR="00B9044B" w:rsidRPr="00970564">
        <w:rPr>
          <w:rFonts w:cs="Arial"/>
        </w:rPr>
        <w:fldChar w:fldCharType="begin" w:fldLock="1"/>
      </w:r>
      <w:r w:rsidR="0046749D">
        <w:rPr>
          <w:rFonts w:cs="Arial"/>
        </w:rPr>
        <w:instrText>ADDIN CSL_CITATION {"citationItems":[{"id":"ITEM-1","itemData":{"DOI":"10.1016/J.TINS.2009.09.002","ISSN":"0166-2236","abstract":"In many situations, decision makers need to negotiate between the competing demands of response speed and response accuracy, a dilemma generally known as the speed–accuracy tradeoff (SAT). Despite the ubiquity of SAT, the question of how neural decision circuits implement SAT has received little attention up until a year ago. We review recent studies that show SAT is modulated in association and pre-motor areas rather than in sensory or primary motor areas. Furthermore, the studies suggest that emphasis on response speed increases the baseline firing rate of cortical integrator neurons. We also review current theories on how and where in the brain the SAT is controlled, and we end by proposing research directions that could distinguish between these theories.","author":[{"dropping-particle":"","family":"Bogacz","given":"Rafal","non-dropping-particle":"","parse-names":false,"suffix":""},{"dropping-particle":"","family":"Wagenmakers","given":"Eric-Jan","non-dropping-particle":"","parse-names":false,"suffix":""},{"dropping-particle":"","family":"Forstmann","given":"Birte U.","non-dropping-particle":"","parse-names":false,"suffix":""},{"dropping-particle":"","family":"Nieuwenhuis","given":"Sander","non-dropping-particle":"","parse-names":false,"suffix":""}],"container-title":"Trends in Neurosciences","id":"ITEM-1","issue":"1","issued":{"date-parts":[["2010","1","1"]]},"page":"10-16","publisher":"Elsevier Current Trends","title":"The neural basis of the speed–accuracy tradeoff","type":"article-journal","volume":"33"},"uris":["http://www.mendeley.com/documents/?uuid=ecfcf5c4-f5ff-383f-ab0a-d51a5b441956"]}],"mendeley":{"formattedCitation":"&lt;sup&gt;38&lt;/sup&gt;","plainTextFormattedCitation":"38","previouslyFormattedCitation":"&lt;sup&gt;38&lt;/sup&gt;"},"properties":{"noteIndex":0},"schema":"https://github.com/citation-style-language/schema/raw/master/csl-citation.json"}</w:instrText>
      </w:r>
      <w:r w:rsidR="00B9044B" w:rsidRPr="00970564">
        <w:rPr>
          <w:rFonts w:cs="Arial"/>
        </w:rPr>
        <w:fldChar w:fldCharType="separate"/>
      </w:r>
      <w:r w:rsidR="000C2B50" w:rsidRPr="000C2B50">
        <w:rPr>
          <w:rFonts w:cs="Arial"/>
          <w:noProof/>
          <w:vertAlign w:val="superscript"/>
        </w:rPr>
        <w:t>38</w:t>
      </w:r>
      <w:r w:rsidR="00B9044B" w:rsidRPr="00970564">
        <w:rPr>
          <w:rFonts w:cs="Arial"/>
        </w:rPr>
        <w:fldChar w:fldCharType="end"/>
      </w:r>
      <w:r w:rsidRPr="00970564">
        <w:t xml:space="preserve"> in the update condition in which the memory is more robustly maintained and such a strategy would be beneficial. </w:t>
      </w:r>
      <w:r w:rsidR="0064761E" w:rsidRPr="00970564">
        <w:rPr>
          <w:rFonts w:cs="Arial"/>
        </w:rPr>
        <w:t>Here we should note that i</w:t>
      </w:r>
      <w:r w:rsidR="00292CEE" w:rsidRPr="00970564">
        <w:rPr>
          <w:rFonts w:cs="Arial"/>
        </w:rPr>
        <w:t xml:space="preserve">n both experiments, the time of the mouse click was used as an index of reaction time. However, </w:t>
      </w:r>
      <w:r w:rsidR="00ED5EBB" w:rsidRPr="00970564">
        <w:rPr>
          <w:rFonts w:cs="Arial"/>
        </w:rPr>
        <w:t>a clearer picture could be</w:t>
      </w:r>
      <w:r w:rsidR="00292CEE" w:rsidRPr="00970564">
        <w:rPr>
          <w:rFonts w:cs="Arial"/>
        </w:rPr>
        <w:t xml:space="preserve"> </w:t>
      </w:r>
      <w:r w:rsidR="00ED5EBB" w:rsidRPr="00970564">
        <w:rPr>
          <w:rFonts w:cs="Arial"/>
        </w:rPr>
        <w:t>formed if we also had data on</w:t>
      </w:r>
      <w:r w:rsidR="00292CEE" w:rsidRPr="00970564">
        <w:rPr>
          <w:rFonts w:cs="Arial"/>
        </w:rPr>
        <w:t xml:space="preserve"> initial response time</w:t>
      </w:r>
      <w:r w:rsidR="00ED5EBB" w:rsidRPr="00970564">
        <w:rPr>
          <w:rFonts w:cs="Arial"/>
        </w:rPr>
        <w:t>s</w:t>
      </w:r>
      <w:r w:rsidR="00292CEE" w:rsidRPr="00970564">
        <w:rPr>
          <w:rFonts w:cs="Arial"/>
        </w:rPr>
        <w:t xml:space="preserve"> (mouse move) and decision time</w:t>
      </w:r>
      <w:r w:rsidR="00ED5EBB" w:rsidRPr="00970564">
        <w:rPr>
          <w:rFonts w:cs="Arial"/>
        </w:rPr>
        <w:t>s</w:t>
      </w:r>
      <w:r w:rsidR="00292CEE" w:rsidRPr="00970564">
        <w:rPr>
          <w:rFonts w:cs="Arial"/>
        </w:rPr>
        <w:t xml:space="preserve"> (move to click). This is a limitation that should be addressed in future studies.   </w:t>
      </w:r>
    </w:p>
    <w:p w14:paraId="2BDC5F91" w14:textId="5345ECF5" w:rsidR="00EE5EC0" w:rsidRPr="00970564" w:rsidRDefault="00EE5EC0" w:rsidP="00E922A2">
      <w:pPr>
        <w:pStyle w:val="Default"/>
        <w:spacing w:line="360" w:lineRule="auto"/>
        <w:rPr>
          <w:rFonts w:asciiTheme="majorHAnsi" w:hAnsiTheme="majorHAnsi" w:cs="Arial"/>
          <w:color w:val="auto"/>
          <w:szCs w:val="23"/>
        </w:rPr>
      </w:pPr>
      <w:r w:rsidRPr="00970564">
        <w:rPr>
          <w:rFonts w:asciiTheme="majorHAnsi" w:hAnsiTheme="majorHAnsi" w:cs="Arial"/>
          <w:szCs w:val="23"/>
        </w:rPr>
        <w:t xml:space="preserve">In addition to disentangling the subjective value of distracter resistance and flexible updating task performance, the present results strengthen </w:t>
      </w:r>
      <w:r w:rsidR="000427ED" w:rsidRPr="00970564">
        <w:rPr>
          <w:rFonts w:asciiTheme="majorHAnsi" w:hAnsiTheme="majorHAnsi" w:cs="Arial"/>
          <w:szCs w:val="23"/>
        </w:rPr>
        <w:t>and extend</w:t>
      </w:r>
      <w:r w:rsidRPr="00970564">
        <w:rPr>
          <w:rFonts w:asciiTheme="majorHAnsi" w:hAnsiTheme="majorHAnsi" w:cs="Arial"/>
          <w:szCs w:val="23"/>
        </w:rPr>
        <w:t xml:space="preserve"> previous studies on the value of cognitive engagement. First, we confirm that, on </w:t>
      </w:r>
      <w:r w:rsidR="000427ED" w:rsidRPr="00970564">
        <w:rPr>
          <w:rFonts w:asciiTheme="majorHAnsi" w:hAnsiTheme="majorHAnsi" w:cs="Arial"/>
          <w:szCs w:val="23"/>
        </w:rPr>
        <w:t>average, people</w:t>
      </w:r>
      <w:r w:rsidRPr="00970564">
        <w:rPr>
          <w:rFonts w:asciiTheme="majorHAnsi" w:hAnsiTheme="majorHAnsi" w:cs="Arial"/>
          <w:szCs w:val="23"/>
        </w:rPr>
        <w:t xml:space="preserve"> are averse to cognitive demand, are ‘cognitive misers</w:t>
      </w:r>
      <w:r w:rsidR="000427ED" w:rsidRPr="00970564">
        <w:rPr>
          <w:rFonts w:asciiTheme="majorHAnsi" w:hAnsiTheme="majorHAnsi" w:cs="Arial"/>
          <w:szCs w:val="23"/>
        </w:rPr>
        <w:t>’, even</w:t>
      </w:r>
      <w:r w:rsidRPr="00970564">
        <w:rPr>
          <w:rFonts w:asciiTheme="majorHAnsi" w:hAnsiTheme="majorHAnsi" w:cs="Arial"/>
          <w:szCs w:val="23"/>
        </w:rPr>
        <w:t xml:space="preserve"> willing to decline rewards in order to avoid demanding tasks. This </w:t>
      </w:r>
      <w:r w:rsidR="007964ED">
        <w:rPr>
          <w:rFonts w:asciiTheme="majorHAnsi" w:hAnsiTheme="majorHAnsi" w:cs="Arial"/>
          <w:szCs w:val="23"/>
        </w:rPr>
        <w:t>strengthens</w:t>
      </w:r>
      <w:r w:rsidRPr="00970564">
        <w:rPr>
          <w:rFonts w:asciiTheme="majorHAnsi" w:hAnsiTheme="majorHAnsi" w:cs="Arial"/>
          <w:szCs w:val="23"/>
        </w:rPr>
        <w:t xml:space="preserve"> earlier work showing that participants prefe</w:t>
      </w:r>
      <w:r w:rsidR="00FF41A5" w:rsidRPr="00970564">
        <w:rPr>
          <w:rFonts w:asciiTheme="majorHAnsi" w:hAnsiTheme="majorHAnsi" w:cs="Arial"/>
          <w:szCs w:val="23"/>
        </w:rPr>
        <w:t xml:space="preserve">r to avoid more demanding </w:t>
      </w:r>
      <w:r w:rsidRPr="00970564">
        <w:rPr>
          <w:rFonts w:asciiTheme="majorHAnsi" w:hAnsiTheme="majorHAnsi" w:cs="Arial"/>
          <w:szCs w:val="23"/>
        </w:rPr>
        <w:t>N-back task</w:t>
      </w:r>
      <w:r w:rsidR="00FF41A5" w:rsidRPr="00970564">
        <w:rPr>
          <w:rFonts w:asciiTheme="majorHAnsi" w:hAnsiTheme="majorHAnsi" w:cs="Arial"/>
          <w:szCs w:val="23"/>
        </w:rPr>
        <w:t>s</w:t>
      </w:r>
      <w:r w:rsidRPr="00970564">
        <w:rPr>
          <w:rFonts w:asciiTheme="majorHAnsi" w:hAnsiTheme="majorHAnsi" w:cs="Arial"/>
          <w:szCs w:val="23"/>
        </w:rPr>
        <w:fldChar w:fldCharType="begin" w:fldLock="1"/>
      </w:r>
      <w:r w:rsidR="0095163F" w:rsidRPr="00970564">
        <w:rPr>
          <w:rFonts w:asciiTheme="majorHAnsi" w:hAnsiTheme="majorHAnsi" w:cs="Arial"/>
          <w:szCs w:val="23"/>
        </w:rPr>
        <w:instrText>ADDIN CSL_CITATION {"citationItems":[{"id":"ITEM-1","itemData":{"DOI":"10.1371/journal.pone.0068210","ISSN":"1932-6203","PMID":"23894295","abstract":"It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one","id":"ITEM-1","issue":"7","issued":{"date-parts":[["2013","1"]]},"page":"e68210","title":"What is the subjective cost of cognitive effort? Load, trait, and aging effects revealed by economic preference.","type":"article-journal","volume":"8"},"uris":["http://www.mendeley.com/documents/?uuid=7858aea3-503f-46e8-8ab2-cb73ca8d1616"]}],"mendeley":{"formattedCitation":"&lt;sup&gt;3&lt;/sup&gt;","plainTextFormattedCitation":"3","previouslyFormattedCitation":"&lt;sup&gt;3&lt;/sup&gt;"},"properties":{"noteIndex":0},"schema":"https://github.com/citation-style-language/schema/raw/master/csl-citation.json"}</w:instrText>
      </w:r>
      <w:r w:rsidRPr="00970564">
        <w:rPr>
          <w:rFonts w:asciiTheme="majorHAnsi" w:hAnsiTheme="majorHAnsi" w:cs="Arial"/>
          <w:szCs w:val="23"/>
        </w:rPr>
        <w:fldChar w:fldCharType="separate"/>
      </w:r>
      <w:r w:rsidR="0095163F" w:rsidRPr="00970564">
        <w:rPr>
          <w:rFonts w:asciiTheme="majorHAnsi" w:hAnsiTheme="majorHAnsi" w:cs="Arial"/>
          <w:noProof/>
          <w:szCs w:val="23"/>
          <w:vertAlign w:val="superscript"/>
        </w:rPr>
        <w:t>3</w:t>
      </w:r>
      <w:r w:rsidRPr="00970564">
        <w:rPr>
          <w:rFonts w:asciiTheme="majorHAnsi" w:hAnsiTheme="majorHAnsi" w:cs="Arial"/>
          <w:szCs w:val="23"/>
        </w:rPr>
        <w:fldChar w:fldCharType="end"/>
      </w:r>
      <w:r w:rsidR="0045321E" w:rsidRPr="00970564">
        <w:rPr>
          <w:rFonts w:asciiTheme="majorHAnsi" w:hAnsiTheme="majorHAnsi" w:cs="Arial"/>
          <w:szCs w:val="23"/>
        </w:rPr>
        <w:t>, detection tasks</w:t>
      </w:r>
      <w:r w:rsidR="0045321E" w:rsidRPr="00970564">
        <w:rPr>
          <w:rFonts w:asciiTheme="majorHAnsi" w:hAnsiTheme="majorHAnsi" w:cs="Arial"/>
          <w:szCs w:val="23"/>
        </w:rPr>
        <w:fldChar w:fldCharType="begin" w:fldLock="1"/>
      </w:r>
      <w:r w:rsidR="0046749D">
        <w:rPr>
          <w:rFonts w:asciiTheme="majorHAnsi" w:hAnsiTheme="majorHAnsi" w:cs="Arial"/>
          <w:szCs w:val="23"/>
        </w:rPr>
        <w:instrText>ADDIN CSL_CITATION {"citationItems":[{"id":"ITEM-1","itemData":{"DOI":"10.1371/journal.pbio.1002598","ISSN":"1545-7885","PMID":"28234892","abstract":"In everyday life, we have to decide whether it is worth exerting effort to obtain rewards. Effort can be experienced in different domains, with some tasks requiring significant cognitive demand and others being more physically effortful. The motivation to exert effort for reward is highly subjective and varies considerably across the different domains of behaviour. However, very little is known about the computational or neural basis of how different effort costs are subjectively weighed against rewards. Is there a common, domain-general system of brain areas that evaluates all costs and benefits? Here, we used computational modelling and functional magnetic resonance imaging (fMRI) to examine the mechanisms underlying value processing in both the cognitive and physical domains. Participants were trained on two novel tasks that parametrically varied either cognitive or physical effort. During fMRI, participants indicated their preferences between a fixed low-effort/low-reward option and a variable higher-effort/higher-reward offer for each effort domain. Critically, reward devaluation by both cognitive and physical effort was subserved by a common network of areas, including the dorsomedial and dorsolateral prefrontal cortex, the intraparietal sulcus, and the anterior insula. Activity within these domain-general areas also covaried negatively with reward and positively with effort, suggesting an integration of these parameters within these areas. Additionally, the amygdala appeared to play a unique, domain-specific role in processing the value of rewards associated with cognitive effort. These results are the first to reveal the neurocomputational mechanisms underlying subjective cost-benefit valuation across different domains of effort and provide insight into the multidimensional nature of motivation.","author":[{"dropping-particle":"","family":"Chong","given":"Trevor T.-J.","non-dropping-particle":"","parse-names":false,"suffix":""},{"dropping-particle":"","family":"Apps","given":"Matthew","non-dropping-particle":"","parse-names":false,"suffix":""},{"dropping-particle":"","family":"Giehl","given":"Kathrin","non-dropping-particle":"","parse-names":false,"suffix":""},{"dropping-particle":"","family":"Sillence","given":"Annie","non-dropping-particle":"","parse-names":false,"suffix":""},{"dropping-particle":"","family":"Grima","given":"Laura L.","non-dropping-particle":"","parse-names":false,"suffix":""},{"dropping-particle":"","family":"Husain","given":"Masud","non-dropping-particle":"","parse-names":false,"suffix":""}],"container-title":"PLOS Biology","editor":[{"dropping-particle":"","family":"Seymour","given":"Ben","non-dropping-particle":"","parse-names":false,"suffix":""}],"id":"ITEM-1","issue":"2","issued":{"date-parts":[["2017","2","24"]]},"page":"e1002598","title":"Neurocomputational mechanisms underlying subjective valuation of effort costs","type":"article-journal","volume":"15"},"uris":["http://www.mendeley.com/documents/?uuid=2c8782af-2153-3ee1-84d7-aa6381c99b39"]}],"mendeley":{"formattedCitation":"&lt;sup&gt;27&lt;/sup&gt;","plainTextFormattedCitation":"27","previouslyFormattedCitation":"&lt;sup&gt;27&lt;/sup&gt;"},"properties":{"noteIndex":0},"schema":"https://github.com/citation-style-language/schema/raw/master/csl-citation.json"}</w:instrText>
      </w:r>
      <w:r w:rsidR="0045321E" w:rsidRPr="00970564">
        <w:rPr>
          <w:rFonts w:asciiTheme="majorHAnsi" w:hAnsiTheme="majorHAnsi" w:cs="Arial"/>
          <w:szCs w:val="23"/>
        </w:rPr>
        <w:fldChar w:fldCharType="separate"/>
      </w:r>
      <w:r w:rsidR="000C2B50" w:rsidRPr="000C2B50">
        <w:rPr>
          <w:rFonts w:asciiTheme="majorHAnsi" w:hAnsiTheme="majorHAnsi" w:cs="Arial"/>
          <w:noProof/>
          <w:szCs w:val="23"/>
          <w:vertAlign w:val="superscript"/>
        </w:rPr>
        <w:t>27</w:t>
      </w:r>
      <w:r w:rsidR="0045321E" w:rsidRPr="00970564">
        <w:rPr>
          <w:rFonts w:asciiTheme="majorHAnsi" w:hAnsiTheme="majorHAnsi" w:cs="Arial"/>
          <w:szCs w:val="23"/>
        </w:rPr>
        <w:fldChar w:fldCharType="end"/>
      </w:r>
      <w:r w:rsidR="0045321E" w:rsidRPr="00970564">
        <w:rPr>
          <w:rFonts w:asciiTheme="majorHAnsi" w:hAnsiTheme="majorHAnsi" w:cs="Arial"/>
          <w:szCs w:val="23"/>
        </w:rPr>
        <w:t xml:space="preserve"> </w:t>
      </w:r>
      <w:r w:rsidRPr="00970564">
        <w:rPr>
          <w:rFonts w:asciiTheme="majorHAnsi" w:hAnsiTheme="majorHAnsi" w:cs="Arial"/>
          <w:szCs w:val="23"/>
        </w:rPr>
        <w:t>or sustained attention tasks</w:t>
      </w:r>
      <w:r w:rsidRPr="00970564">
        <w:rPr>
          <w:rFonts w:asciiTheme="majorHAnsi" w:hAnsiTheme="majorHAnsi" w:cs="Arial"/>
          <w:szCs w:val="23"/>
        </w:rPr>
        <w:fldChar w:fldCharType="begin" w:fldLock="1"/>
      </w:r>
      <w:r w:rsidR="0095163F" w:rsidRPr="00970564">
        <w:rPr>
          <w:rFonts w:asciiTheme="majorHAnsi" w:hAnsiTheme="majorHAnsi" w:cs="Arial"/>
          <w:szCs w:val="23"/>
        </w:rPr>
        <w:instrText>ADDIN CSL_CITATION {"citationItems":[{"id":"ITEM-1","itemData":{"DOI":"10.1016/j.biopsycho.2016.07.019","ISSN":"1873-6246","PMID":"27498294","abstract":"Maintaining sustained attention over time is an effortful process limited by finite cognitive resources. Recent theories describe the role of motivation in the allocation of such resources as a decision process: the costs of effortful performance are weighed against its gains. We examined this hypothesis by combining methods from attention research and decision neuroscience. Participants first performed a sustained attention task at different levels of reward. They then performed a reward-discounting task, measuring the subjective costs of performance. Results demonstrated that higher rewards led to improved performance (Exp 1-3), and enhanced attentional effort (i.e. pupil diameter; Exp 2 &amp; 3). Moreover, discounting curves constructed from the choice task indicated that subjects devalued rewards that came at the cost of staying vigilant for a longer duration (Exp 1 &amp; 2). Motivation can thus boost sustained attention through increased effort, while sustained performance is regarded as a cost against which rewards are discounted.","author":[{"dropping-particle":"","family":"Massar","given":"Stijn A A","non-dropping-particle":"","parse-names":false,"suffix":""},{"dropping-particle":"","family":"Lim","given":"Julian","non-dropping-particle":"","parse-names":false,"suffix":""},{"dropping-particle":"","family":"Sasmita","given":"Karen","non-dropping-particle":"","parse-names":false,"suffix":""},{"dropping-particle":"","family":"Chee","given":"Michael W L","non-dropping-particle":"","parse-names":false,"suffix":""}],"container-title":"Biological psychology","id":"ITEM-1","issued":{"date-parts":[["2016","8","4"]]},"page":"21-27","title":"Rewards boost sustained attention through higher effort: A value-based decision making approach.","type":"article-journal","volume":"120"},"uris":["http://www.mendeley.com/documents/?uuid=589611f3-a4eb-3f54-91aa-b012f04f5aa1"]}],"mendeley":{"formattedCitation":"&lt;sup&gt;2&lt;/sup&gt;","plainTextFormattedCitation":"2","previouslyFormattedCitation":"&lt;sup&gt;2&lt;/sup&gt;"},"properties":{"noteIndex":0},"schema":"https://github.com/citation-style-language/schema/raw/master/csl-citation.json"}</w:instrText>
      </w:r>
      <w:r w:rsidRPr="00970564">
        <w:rPr>
          <w:rFonts w:asciiTheme="majorHAnsi" w:hAnsiTheme="majorHAnsi" w:cs="Arial"/>
          <w:szCs w:val="23"/>
        </w:rPr>
        <w:fldChar w:fldCharType="separate"/>
      </w:r>
      <w:r w:rsidR="0095163F" w:rsidRPr="00970564">
        <w:rPr>
          <w:rFonts w:asciiTheme="majorHAnsi" w:hAnsiTheme="majorHAnsi" w:cs="Arial"/>
          <w:noProof/>
          <w:szCs w:val="23"/>
          <w:vertAlign w:val="superscript"/>
        </w:rPr>
        <w:t>2</w:t>
      </w:r>
      <w:r w:rsidRPr="00970564">
        <w:rPr>
          <w:rFonts w:asciiTheme="majorHAnsi" w:hAnsiTheme="majorHAnsi" w:cs="Arial"/>
          <w:szCs w:val="23"/>
        </w:rPr>
        <w:fldChar w:fldCharType="end"/>
      </w:r>
      <w:r w:rsidRPr="00970564">
        <w:rPr>
          <w:rFonts w:asciiTheme="majorHAnsi" w:hAnsiTheme="majorHAnsi" w:cs="Arial"/>
          <w:szCs w:val="23"/>
        </w:rPr>
        <w:t xml:space="preserve">. Our results further generalize these conclusions to the most classic of working memory tasks: the delayed </w:t>
      </w:r>
      <w:r w:rsidR="000427ED" w:rsidRPr="00970564">
        <w:rPr>
          <w:rFonts w:asciiTheme="majorHAnsi" w:hAnsiTheme="majorHAnsi" w:cs="Arial"/>
          <w:szCs w:val="23"/>
        </w:rPr>
        <w:t>response</w:t>
      </w:r>
      <w:r w:rsidRPr="00970564">
        <w:rPr>
          <w:rFonts w:asciiTheme="majorHAnsi" w:hAnsiTheme="majorHAnsi" w:cs="Arial"/>
          <w:szCs w:val="23"/>
        </w:rPr>
        <w:t xml:space="preserve"> task</w:t>
      </w:r>
      <w:r w:rsidR="00FF41A5" w:rsidRPr="00970564">
        <w:rPr>
          <w:rFonts w:asciiTheme="majorHAnsi" w:hAnsiTheme="majorHAnsi" w:cs="Arial"/>
          <w:szCs w:val="23"/>
        </w:rPr>
        <w:t>. A disti</w:t>
      </w:r>
      <w:r w:rsidRPr="00970564">
        <w:rPr>
          <w:rFonts w:asciiTheme="majorHAnsi" w:hAnsiTheme="majorHAnsi" w:cs="Arial"/>
          <w:szCs w:val="23"/>
        </w:rPr>
        <w:t>nct strength of our design is the fact that our implementation of the discounting procedure takes into account the observation that choices are probabilistic</w:t>
      </w:r>
      <w:r w:rsidR="008D3296">
        <w:rPr>
          <w:rFonts w:asciiTheme="majorHAnsi" w:hAnsiTheme="majorHAnsi" w:cs="Arial"/>
          <w:szCs w:val="23"/>
        </w:rPr>
        <w:t xml:space="preserve"> (REF?)</w:t>
      </w:r>
      <w:r w:rsidRPr="00970564">
        <w:rPr>
          <w:rFonts w:asciiTheme="majorHAnsi" w:hAnsiTheme="majorHAnsi" w:cs="Arial"/>
          <w:szCs w:val="23"/>
        </w:rPr>
        <w:t xml:space="preserve">. Unlike prior </w:t>
      </w:r>
      <w:r w:rsidRPr="00F54E84">
        <w:rPr>
          <w:rFonts w:asciiTheme="majorHAnsi" w:hAnsiTheme="majorHAnsi" w:cs="Arial"/>
          <w:color w:val="auto"/>
          <w:szCs w:val="23"/>
        </w:rPr>
        <w:t xml:space="preserve">studies on </w:t>
      </w:r>
      <w:r w:rsidRPr="00F54E84">
        <w:rPr>
          <w:rFonts w:asciiTheme="majorHAnsi" w:hAnsiTheme="majorHAnsi" w:cs="Arial"/>
          <w:color w:val="auto"/>
          <w:szCs w:val="23"/>
        </w:rPr>
        <w:lastRenderedPageBreak/>
        <w:t>cognitive effort which used staircase procedures sampling every choice option only once</w:t>
      </w:r>
      <w:r w:rsidRPr="00F54E84">
        <w:rPr>
          <w:rFonts w:asciiTheme="majorHAnsi" w:hAnsiTheme="majorHAnsi" w:cs="Arial"/>
          <w:color w:val="auto"/>
          <w:szCs w:val="23"/>
        </w:rPr>
        <w:fldChar w:fldCharType="begin" w:fldLock="1"/>
      </w:r>
      <w:r w:rsidR="0095163F" w:rsidRPr="00F54E84">
        <w:rPr>
          <w:rFonts w:asciiTheme="majorHAnsi" w:hAnsiTheme="majorHAnsi" w:cs="Arial"/>
          <w:color w:val="auto"/>
          <w:szCs w:val="23"/>
        </w:rPr>
        <w:instrText>ADDIN CSL_CITATION {"citationItems":[{"id":"ITEM-1","itemData":{"DOI":"10.1371/journal.pone.0068210","ISSN":"1932-6203","PMID":"23894295","abstract":"It has long been assumed that people treat cognitive effort as costly, but also that such effort costs may vary greatly across individuals. Individual differences in subjective effort could present a major and pervasive confound in behavioral and neuroscience assessments, by conflating cognitive ability with cognitive motivation. Self-report cognitive effort scales have been developed, but objective measures are lacking. In this study, we use the behavioral economic approach of revealed preferences to quantify subjective effort. Specifically, we adapted a well-established discounting paradigm to measure the extent to which cognitive effort causes participants to discount monetary rewards. The resulting metrics are sensitive to both within-individual factors, including objective load and reward amount, and between-individual factors, including age and trait cognitive engagement. We further validate cognitive effort discounting by benchmarking it against well-established measures of delay discounting. The results highlight the promise and utility of behavioral economic tools for assessing trait and state influences on cognitive motivation.","author":[{"dropping-particle":"","family":"Westbrook","given":"Andrew","non-dropping-particle":"","parse-names":false,"suffix":""},{"dropping-particle":"","family":"Kester","given":"Daria","non-dropping-particle":"","parse-names":false,"suffix":""},{"dropping-particle":"","family":"Braver","given":"Todd S","non-dropping-particle":"","parse-names":false,"suffix":""}],"container-title":"PloS one","id":"ITEM-1","issue":"7","issued":{"date-parts":[["2013","1"]]},"page":"e68210","title":"What is the subjective cost of cognitive effort? Load, trait, and aging effects revealed by economic preference.","type":"article-journal","volume":"8"},"uris":["http://www.mendeley.com/documents/?uuid=7858aea3-503f-46e8-8ab2-cb73ca8d1616"]},{"id":"ITEM-2","itemData":{"DOI":"10.1016/j.biopsycho.2016.07.019","ISSN":"1873-6246","PMID":"27498294","abstract":"Maintaining sustained attention over time is an effortful process limited by finite cognitive resources. Recent theories describe the role of motivation in the allocation of such resources as a decision process: the costs of effortful performance are weighed against its gains. We examined this hypothesis by combining methods from attention research and decision neuroscience. Participants first performed a sustained attention task at different levels of reward. They then performed a reward-discounting task, measuring the subjective costs of performance. Results demonstrated that higher rewards led to improved performance (Exp 1-3), and enhanced attentional effort (i.e. pupil diameter; Exp 2 &amp; 3). Moreover, discounting curves constructed from the choice task indicated that subjects devalued rewards that came at the cost of staying vigilant for a longer duration (Exp 1 &amp; 2). Motivation can thus boost sustained attention through increased effort, while sustained performance is regarded as a cost against which rewards are discounted.","author":[{"dropping-particle":"","family":"Massar","given":"Stijn A A","non-dropping-particle":"","parse-names":false,"suffix":""},{"dropping-particle":"","family":"Lim","given":"Julian","non-dropping-particle":"","parse-names":false,"suffix":""},{"dropping-particle":"","family":"Sasmita","given":"Karen","non-dropping-particle":"","parse-names":false,"suffix":""},{"dropping-particle":"","family":"Chee","given":"Michael W L","non-dropping-particle":"","parse-names":false,"suffix":""}],"container-title":"Biological psychology","id":"ITEM-2","issued":{"date-parts":[["2016","8","4"]]},"page":"21-27","title":"Rewards boost sustained attention through higher effort: A value-based decision making approach.","type":"article-journal","volume":"120"},"uris":["http://www.mendeley.com/documents/?uuid=589611f3-a4eb-3f54-91aa-b012f04f5aa1"]}],"mendeley":{"formattedCitation":"&lt;sup&gt;2,3&lt;/sup&gt;","plainTextFormattedCitation":"2,3","previouslyFormattedCitation":"&lt;sup&gt;2,3&lt;/sup&gt;"},"properties":{"noteIndex":0},"schema":"https://github.com/citation-style-language/schema/raw/master/csl-citation.json"}</w:instrText>
      </w:r>
      <w:r w:rsidRPr="00F54E84">
        <w:rPr>
          <w:rFonts w:asciiTheme="majorHAnsi" w:hAnsiTheme="majorHAnsi" w:cs="Arial"/>
          <w:color w:val="auto"/>
          <w:szCs w:val="23"/>
        </w:rPr>
        <w:fldChar w:fldCharType="separate"/>
      </w:r>
      <w:r w:rsidR="0095163F" w:rsidRPr="00F54E84">
        <w:rPr>
          <w:rFonts w:asciiTheme="majorHAnsi" w:hAnsiTheme="majorHAnsi" w:cs="Arial"/>
          <w:noProof/>
          <w:color w:val="auto"/>
          <w:szCs w:val="23"/>
          <w:vertAlign w:val="superscript"/>
        </w:rPr>
        <w:t>2,3</w:t>
      </w:r>
      <w:r w:rsidRPr="00F54E84">
        <w:rPr>
          <w:rFonts w:asciiTheme="majorHAnsi" w:hAnsiTheme="majorHAnsi" w:cs="Arial"/>
          <w:color w:val="auto"/>
          <w:szCs w:val="23"/>
        </w:rPr>
        <w:fldChar w:fldCharType="end"/>
      </w:r>
      <w:r w:rsidRPr="00F54E84">
        <w:rPr>
          <w:rFonts w:asciiTheme="majorHAnsi" w:hAnsiTheme="majorHAnsi" w:cs="Arial"/>
          <w:color w:val="auto"/>
          <w:szCs w:val="23"/>
        </w:rPr>
        <w:t xml:space="preserve">, we sampled the full </w:t>
      </w:r>
      <w:r w:rsidR="00CB1BDE" w:rsidRPr="00F54E84">
        <w:rPr>
          <w:rFonts w:asciiTheme="majorHAnsi" w:hAnsiTheme="majorHAnsi" w:cs="Arial"/>
          <w:color w:val="auto"/>
          <w:szCs w:val="23"/>
        </w:rPr>
        <w:t xml:space="preserve">discounting </w:t>
      </w:r>
      <w:r w:rsidRPr="00F54E84">
        <w:rPr>
          <w:rFonts w:asciiTheme="majorHAnsi" w:hAnsiTheme="majorHAnsi" w:cs="Arial"/>
          <w:color w:val="auto"/>
          <w:szCs w:val="23"/>
        </w:rPr>
        <w:t xml:space="preserve">curve and every choice option multiple times. </w:t>
      </w:r>
      <w:r w:rsidR="00646610" w:rsidRPr="00F54E84">
        <w:rPr>
          <w:rFonts w:asciiTheme="majorHAnsi" w:hAnsiTheme="majorHAnsi" w:cs="Arial"/>
          <w:color w:val="auto"/>
          <w:szCs w:val="23"/>
        </w:rPr>
        <w:t>Furthermore, unlike prior studies, in which on the first trial a lower monetary offer was made for the low effort option than for the high effort option, we avoided (potential) anchor effects by presenting</w:t>
      </w:r>
      <w:r w:rsidR="00C0730C" w:rsidRPr="00F54E84">
        <w:rPr>
          <w:rFonts w:asciiTheme="majorHAnsi" w:hAnsiTheme="majorHAnsi" w:cs="Arial"/>
          <w:color w:val="auto"/>
          <w:szCs w:val="23"/>
        </w:rPr>
        <w:t xml:space="preserve"> offers </w:t>
      </w:r>
      <w:r w:rsidR="00C0730C" w:rsidRPr="00AA10C5">
        <w:rPr>
          <w:rFonts w:asciiTheme="majorHAnsi" w:hAnsiTheme="majorHAnsi" w:cs="Arial"/>
          <w:color w:val="auto"/>
          <w:szCs w:val="23"/>
        </w:rPr>
        <w:t>randomly</w:t>
      </w:r>
      <w:r w:rsidR="00646610" w:rsidRPr="00AA10C5">
        <w:rPr>
          <w:rFonts w:asciiTheme="majorHAnsi" w:hAnsiTheme="majorHAnsi" w:cs="Arial"/>
          <w:color w:val="auto"/>
          <w:szCs w:val="23"/>
        </w:rPr>
        <w:t xml:space="preserve">. </w:t>
      </w:r>
      <w:r w:rsidR="00646610">
        <w:rPr>
          <w:rFonts w:asciiTheme="majorHAnsi" w:hAnsiTheme="majorHAnsi" w:cs="Arial"/>
          <w:szCs w:val="23"/>
        </w:rPr>
        <w:t>Finally, u</w:t>
      </w:r>
      <w:r w:rsidRPr="00970564">
        <w:rPr>
          <w:rFonts w:asciiTheme="majorHAnsi" w:hAnsiTheme="majorHAnsi" w:cs="Arial"/>
          <w:szCs w:val="23"/>
        </w:rPr>
        <w:t>nlike previous discounting studies we</w:t>
      </w:r>
      <w:r w:rsidR="000427ED" w:rsidRPr="00970564">
        <w:rPr>
          <w:rFonts w:asciiTheme="majorHAnsi" w:hAnsiTheme="majorHAnsi" w:cs="Arial"/>
          <w:szCs w:val="23"/>
        </w:rPr>
        <w:t xml:space="preserve"> also</w:t>
      </w:r>
      <w:r w:rsidRPr="00970564">
        <w:rPr>
          <w:rFonts w:asciiTheme="majorHAnsi" w:hAnsiTheme="majorHAnsi" w:cs="Arial"/>
          <w:szCs w:val="23"/>
        </w:rPr>
        <w:t xml:space="preserve"> gave participants the opportunity to choose the effortful option for less money. As expected, most participants declined this offer, but the subjective </w:t>
      </w:r>
      <w:r w:rsidRPr="00970564">
        <w:rPr>
          <w:rFonts w:asciiTheme="majorHAnsi" w:hAnsiTheme="majorHAnsi" w:cs="Arial"/>
        </w:rPr>
        <w:t xml:space="preserve">value of four participants (total in both samples) was </w:t>
      </w:r>
      <w:r w:rsidRPr="00970564">
        <w:rPr>
          <w:rFonts w:asciiTheme="majorHAnsi" w:hAnsiTheme="majorHAnsi" w:cs="Arial"/>
          <w:color w:val="auto"/>
        </w:rPr>
        <w:t>higher than 2 for at least one of the two working memory processes, indicating a preference for repeating the working memory task, suggestive of effort seeking</w:t>
      </w:r>
      <w:r w:rsidR="0046749D">
        <w:rPr>
          <w:rFonts w:asciiTheme="majorHAnsi" w:hAnsiTheme="majorHAnsi" w:cs="Arial"/>
          <w:color w:val="auto"/>
        </w:rPr>
        <w:fldChar w:fldCharType="begin" w:fldLock="1"/>
      </w:r>
      <w:r w:rsidR="00F3254F">
        <w:rPr>
          <w:rFonts w:asciiTheme="majorHAnsi" w:hAnsiTheme="majorHAnsi" w:cs="Arial"/>
          <w:color w:val="auto"/>
        </w:rPr>
        <w:instrText>ADDIN CSL_CITATION {"citationItems":[{"id":"ITEM-1","itemData":{"DOI":"10.1016/j.tics.2018.01.007","ISBN":"1364-6613","ISSN":"1879307X","PMID":"29477776","abstract":"According to prominent models in cognitive psychology, neuroscience, and economics, effort (be it physical or mental) is costly: when given a choice, humans and non-human animals alike tend to avoid effort. Here, we suggest that the opposite is also true and review extensive evidence that effort can also add value. Not only can the same outcomes be more rewarding if we apply more (not less) effort, sometimes we select options precisely because they require effort. Given the increasing recognition of effort's role in motivation, cognitive control, and value-based decision-making, considering this neglected side of effort will not only improve formal computational models, but also provide clues about how to promote sustained mental effort across time.","author":[{"dropping-particle":"","family":"Inzlicht","given":"Michael","non-dropping-particle":"","parse-names":false,"suffix":""},{"dropping-particle":"","family":"Shenhav","given":"Amitai","non-dropping-particle":"","parse-names":false,"suffix":""},{"dropping-particle":"","family":"Olivola","given":"Christopher Y.","non-dropping-particle":"","parse-names":false,"suffix":""}],"container-title":"Trends in Cognitive Sciences","id":"ITEM-1","issue":"4","issued":{"date-parts":[["2018"]]},"page":"337-349","publisher":"Elsevier Ltd","title":"The Effort Paradox: Effort Is Both Costly and Valued","type":"article-journal","volume":"22"},"uris":["http://www.mendeley.com/documents/?uuid=1bc803ab-2a5b-4d7f-9fa0-ef3f9201ab9b"]}],"mendeley":{"formattedCitation":"&lt;sup&gt;39&lt;/sup&gt;","plainTextFormattedCitation":"39","previouslyFormattedCitation":"&lt;sup&gt;39&lt;/sup&gt;"},"properties":{"noteIndex":0},"schema":"https://github.com/citation-style-language/schema/raw/master/csl-citation.json"}</w:instrText>
      </w:r>
      <w:r w:rsidR="0046749D">
        <w:rPr>
          <w:rFonts w:asciiTheme="majorHAnsi" w:hAnsiTheme="majorHAnsi" w:cs="Arial"/>
          <w:color w:val="auto"/>
        </w:rPr>
        <w:fldChar w:fldCharType="separate"/>
      </w:r>
      <w:r w:rsidR="0046749D" w:rsidRPr="0046749D">
        <w:rPr>
          <w:rFonts w:asciiTheme="majorHAnsi" w:hAnsiTheme="majorHAnsi" w:cs="Arial"/>
          <w:noProof/>
          <w:color w:val="auto"/>
          <w:vertAlign w:val="superscript"/>
        </w:rPr>
        <w:t>39</w:t>
      </w:r>
      <w:r w:rsidR="0046749D">
        <w:rPr>
          <w:rFonts w:asciiTheme="majorHAnsi" w:hAnsiTheme="majorHAnsi" w:cs="Arial"/>
          <w:color w:val="auto"/>
        </w:rPr>
        <w:fldChar w:fldCharType="end"/>
      </w:r>
      <w:r w:rsidRPr="00970564">
        <w:rPr>
          <w:rFonts w:asciiTheme="majorHAnsi" w:hAnsiTheme="majorHAnsi" w:cs="Arial"/>
          <w:color w:val="auto"/>
        </w:rPr>
        <w:t>.</w:t>
      </w:r>
      <w:r w:rsidR="00646610">
        <w:rPr>
          <w:rFonts w:asciiTheme="majorHAnsi" w:hAnsiTheme="majorHAnsi" w:cs="Arial"/>
          <w:color w:val="auto"/>
        </w:rPr>
        <w:t xml:space="preserve"> </w:t>
      </w:r>
    </w:p>
    <w:p w14:paraId="378CA7D5" w14:textId="3169D568" w:rsidR="00EE5EC0" w:rsidRPr="00970564" w:rsidRDefault="00EE5EC0" w:rsidP="00E922A2">
      <w:pPr>
        <w:pStyle w:val="Default"/>
        <w:spacing w:line="360" w:lineRule="auto"/>
        <w:rPr>
          <w:rFonts w:asciiTheme="majorHAnsi" w:hAnsiTheme="majorHAnsi" w:cs="Arial"/>
          <w:color w:val="auto"/>
          <w:sz w:val="23"/>
          <w:szCs w:val="23"/>
        </w:rPr>
      </w:pPr>
    </w:p>
    <w:p w14:paraId="2DEEFEE7" w14:textId="3A206C2A" w:rsidR="00EE5EC0" w:rsidRDefault="00EE5EC0" w:rsidP="00E922A2">
      <w:pPr>
        <w:pStyle w:val="Default"/>
        <w:spacing w:line="360" w:lineRule="auto"/>
        <w:rPr>
          <w:rFonts w:asciiTheme="majorHAnsi" w:hAnsiTheme="majorHAnsi" w:cs="Arial"/>
          <w:color w:val="262626" w:themeColor="text1" w:themeTint="D9"/>
          <w:szCs w:val="23"/>
        </w:rPr>
      </w:pPr>
      <w:r w:rsidRPr="00970564">
        <w:rPr>
          <w:rFonts w:asciiTheme="majorHAnsi" w:hAnsiTheme="majorHAnsi" w:cs="Arial"/>
          <w:color w:val="262626" w:themeColor="text1" w:themeTint="D9"/>
          <w:szCs w:val="23"/>
        </w:rPr>
        <w:t xml:space="preserve">The </w:t>
      </w:r>
      <w:r w:rsidR="0094388C" w:rsidRPr="00970564">
        <w:rPr>
          <w:rFonts w:asciiTheme="majorHAnsi" w:hAnsiTheme="majorHAnsi" w:cs="Arial"/>
          <w:color w:val="262626" w:themeColor="text1" w:themeTint="D9"/>
          <w:szCs w:val="23"/>
        </w:rPr>
        <w:t xml:space="preserve">neural </w:t>
      </w:r>
      <w:r w:rsidRPr="00970564">
        <w:rPr>
          <w:rFonts w:asciiTheme="majorHAnsi" w:hAnsiTheme="majorHAnsi" w:cs="Arial"/>
          <w:color w:val="262626" w:themeColor="text1" w:themeTint="D9"/>
          <w:szCs w:val="23"/>
        </w:rPr>
        <w:t>mechanisms underlying the considerable individual variation in subjective cognitive effort costs should be addressed in future work. Past work has shown that administration of the catecholamine reuptake blocker methylphenidate improves distracter resistance at the expense of flexible updating on a task analogous to the one employed here</w:t>
      </w:r>
      <w:r w:rsidRPr="00970564">
        <w:rPr>
          <w:rFonts w:asciiTheme="majorHAnsi" w:hAnsiTheme="majorHAnsi" w:cs="Arial"/>
          <w:color w:val="262626" w:themeColor="text1" w:themeTint="D9"/>
          <w:szCs w:val="23"/>
        </w:rPr>
        <w:fldChar w:fldCharType="begin" w:fldLock="1"/>
      </w:r>
      <w:r w:rsidR="005518F1">
        <w:rPr>
          <w:rFonts w:asciiTheme="majorHAnsi" w:hAnsiTheme="majorHAnsi" w:cs="Arial"/>
          <w:color w:val="262626" w:themeColor="text1" w:themeTint="D9"/>
          <w:szCs w:val="23"/>
        </w:rPr>
        <w:instrText>ADDIN CSL_CITATION {"citationItems":[{"id":"ITEM-1","itemData":{"author":[{"dropping-particle":"","family":"Fallon","given":"S.J.","non-dropping-particle":"","parse-names":false,"suffix":""},{"dropping-particle":"","family":"Schaff","given":"M.E.","non-dropping-particle":"van der","parse-names":false,"suffix":""},{"dropping-particle":"","family":"Huurne","given":"N","non-dropping-particle":"ten","parse-names":false,"suffix":""},{"dropping-particle":"","family":"Cools","given":"Roshan","non-dropping-particle":"","parse-names":false,"suffix":""}],"container-title":"submitted","id":"ITEM-1","issued":{"date-parts":[["2015"]]},"title":"Methylphenidate improves cognitive stability at the expense of cognitive flexibility","type":"article-journal"},"uris":["http://www.mendeley.com/documents/?uuid=91c18602-ed66-4ce6-b15f-4ed668b00e44"]}],"mendeley":{"formattedCitation":"&lt;sup&gt;20&lt;/sup&gt;","plainTextFormattedCitation":"20","previouslyFormattedCitation":"&lt;sup&gt;20&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900833" w:rsidRPr="00900833">
        <w:rPr>
          <w:rFonts w:asciiTheme="majorHAnsi" w:hAnsiTheme="majorHAnsi" w:cs="Arial"/>
          <w:noProof/>
          <w:color w:val="262626" w:themeColor="text1" w:themeTint="D9"/>
          <w:szCs w:val="23"/>
          <w:vertAlign w:val="superscript"/>
        </w:rPr>
        <w:t>20</w:t>
      </w:r>
      <w:r w:rsidRPr="00970564">
        <w:rPr>
          <w:rFonts w:asciiTheme="majorHAnsi" w:hAnsiTheme="majorHAnsi" w:cs="Arial"/>
          <w:color w:val="262626" w:themeColor="text1" w:themeTint="D9"/>
          <w:szCs w:val="23"/>
        </w:rPr>
        <w:fldChar w:fldCharType="end"/>
      </w:r>
      <w:r w:rsidRPr="00970564">
        <w:rPr>
          <w:rFonts w:asciiTheme="majorHAnsi" w:hAnsiTheme="majorHAnsi" w:cs="Arial"/>
          <w:color w:val="262626" w:themeColor="text1" w:themeTint="D9"/>
          <w:szCs w:val="23"/>
        </w:rPr>
        <w:t>. However we also know that effects of psychostimulants vary greatly with individual baseline measures of dopamine</w:t>
      </w:r>
      <w:r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{"citationItems":[{"id":"ITEM-1","itemData":{"DOI":"10.1016/j.biopsych.2011.03.028","ISSN":"1873-2402","PMID":"21531388","abstract":"Brain dopamine (DA) has long been implicated in cognitive control processes, including working memory. However, the precise role of DA in cognition is not well-understood, partly because there is large variability in the response to dopaminergic drugs both across different behaviors and across different individuals. We review evidence from a series of studies with experimental animals, healthy humans, and patients with Parkinson's disease, which highlight two important factors that contribute to this large variability. First, the existence of an optimum DA level for cognitive function implicates the need to take into account baseline levels of DA when isolating the effects of DA. Second, cognitive control is a multifactorial phenomenon, requiring a dynamic balance between cognitive stability and cognitive flexibility. These distinct components might implicate the prefrontal cortex and the striatum, respectively. Manipulating DA will thus have paradoxical consequences for distinct cognitive control processes, depending on distinct basal or optimal levels of DA in different brain regions.","author":[{"dropping-particle":"","family":"Cools","given":"Roshan","non-dropping-particle":"","parse-names":false,"suffix":""},{"dropping-particle":"","family":"D'Esposito","given":"Mark","non-dropping-particle":"","parse-names":false,"suffix":""}],"container-title":"Biological psychiatry","id":"ITEM-1","issue":"12","issued":{"date-parts":[["2011","7","15"]]},"page":"e113-25","title":"Inverted-U-shaped dopamine actions on human working memory and cognitive control.","type":"article-journal","volume":"69"},"uris":["http://www.mendeley.com/documents/?uuid=47529140-d050-4de6-8881-579fd9c2e8b3"]}],"mendeley":{"formattedCitation":"&lt;sup&gt;40&lt;/sup&gt;","plainTextFormattedCitation":"40","previouslyFormattedCitation":"&lt;sup&gt;40&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40</w:t>
      </w:r>
      <w:r w:rsidRPr="00970564">
        <w:rPr>
          <w:rFonts w:asciiTheme="majorHAnsi" w:hAnsiTheme="majorHAnsi" w:cs="Arial"/>
          <w:color w:val="262626" w:themeColor="text1" w:themeTint="D9"/>
          <w:szCs w:val="23"/>
        </w:rPr>
        <w:fldChar w:fldCharType="end"/>
      </w:r>
      <w:r w:rsidRPr="00970564">
        <w:rPr>
          <w:rFonts w:asciiTheme="majorHAnsi" w:hAnsiTheme="majorHAnsi" w:cs="Arial"/>
          <w:color w:val="262626" w:themeColor="text1" w:themeTint="D9"/>
          <w:szCs w:val="23"/>
        </w:rPr>
        <w:t xml:space="preserve">. How does a preference for ignore versus update relate to baseline measures of dopamine and psychostimulant effects on cognition? </w:t>
      </w:r>
      <w:commentRangeStart w:id="34"/>
      <w:r w:rsidRPr="00970564">
        <w:rPr>
          <w:rFonts w:asciiTheme="majorHAnsi" w:hAnsiTheme="majorHAnsi" w:cs="Arial"/>
          <w:color w:val="262626" w:themeColor="text1" w:themeTint="D9"/>
          <w:szCs w:val="23"/>
        </w:rPr>
        <w:t>A role for dopamine in effort-based decision-making would be consistent with studies in physical effort, where it has been shown that in Parkinson’s patients dopamine medication increases selection of high effort/high reward trials</w:t>
      </w:r>
      <w:r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{"citationItems":[{"id":"ITEM-1","itemData":{"DOI":"10.1016/j.cortex.2015.04.003","ISSN":"00109452","abstract":"Parkinson's disease (PD) is traditionally conceptualised as a disorder of movement, but recent data suggest that motivational deficits may be more pervasive than previously thought. Here, we ask whether subclinical deficits in incentivised decision-making are present in PD and, if so, whether dopaminergic therapy ameliorates such deficits. We devised a novel paradigm in which participants decided whether they were willing to squeeze a hand-held dynamometer at varying levels of force for different magnitudes of reward. For each participant, we estimated the effort level at which the probability of accepting a reward was 50% – the effort ‘indifference point’. Patients with PD (N = 26) were tested ON and OFF their usual dopaminergic medication, and their performance compared to those of age-matched controls (N = 26). No participant was clinically apathetic as defined by the Lille Apathy Rating Scale (LARS). Our data show that, regardless of medication status, patients with PD chose to engage less effort than controls for the lowest reward. Overall, however, dopamine had a motivating effect on participants' choice behaviour – patients with PD chose to invest more effort for a given reward when they were in the ON relative to OFF dopamine state. Importantly, this effect could not be attributed to motor facilitation. We conclude that deficits in incentivised decision-making are present in PD even in the absence of a clinical syndrome of apathy when rewards are low, but that dopamine acts to eliminate motivational deficits by promoting the allocation of effort.","author":[{"dropping-particle":"","family":"Chong","given":"Trevor T.-J.","non-dropping-particle":"","parse-names":false,"suffix":""},{"dropping-particle":"","family":"Bonnelle","given":"Valerie","non-dropping-particle":"","parse-names":false,"suffix":""},{"dropping-particle":"","family":"Manohar","given":"Sanjay","non-dropping-particle":"","parse-names":false,"suffix":""},{"dropping-particle":"","family":"Veromann","given":"Kai-Riin","non-dropping-particle":"","parse-names":false,"suffix":""},{"dropping-particle":"","family":"Muhammed","given":"Kinan","non-dropping-particle":"","parse-names":false,"suffix":""},{"dropping-particle":"","family":"Tofaris","given":"George K.","non-dropping-particle":"","parse-names":false,"suffix":""},{"dropping-particle":"","family":"Hu","given":"Michele","non-dropping-particle":"","parse-names":false,"suffix":""},{"dropping-particle":"","family":"Husain","given":"Masud","non-dropping-particle":"","parse-names":false,"suffix":""}],"container-title":"Cortex","id":"ITEM-1","issued":{"date-parts":[["2015"]]},"number-of-pages":"40-46","title":"Dopamine enhances willingness to exert effort for reward in Parkinson's disease","type":"report","volume":"69"},"uris":["http://www.mendeley.com/documents/?uuid=7402ca6a-e5f6-3ae5-94c4-0ea5d801a430"]}],"mendeley":{"formattedCitation":"&lt;sup&gt;41&lt;/sup&gt;","plainTextFormattedCitation":"41","previouslyFormattedCitation":"&lt;sup&gt;41&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41</w:t>
      </w:r>
      <w:r w:rsidRPr="00970564">
        <w:rPr>
          <w:rFonts w:asciiTheme="majorHAnsi" w:hAnsiTheme="majorHAnsi" w:cs="Arial"/>
          <w:color w:val="262626" w:themeColor="text1" w:themeTint="D9"/>
          <w:szCs w:val="23"/>
        </w:rPr>
        <w:fldChar w:fldCharType="end"/>
      </w:r>
      <w:r w:rsidRPr="00970564">
        <w:rPr>
          <w:rFonts w:asciiTheme="majorHAnsi" w:hAnsiTheme="majorHAnsi" w:cs="Arial"/>
          <w:color w:val="262626" w:themeColor="text1" w:themeTint="D9"/>
          <w:szCs w:val="23"/>
        </w:rPr>
        <w:t>, while dopamine depletion decreases willingness to exert effort in humans and rodents</w:t>
      </w:r>
      <w:r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{"citationItems":[{"id":"ITEM-1","itemData":{"DOI":"10.1007/s00213-006-0668-9","ISSN":"0033-3158","PMID":"17225164","abstract":"BACKGROUND: Over the last several years, it has become apparent that there are critical problems with the hypothesis that brain dopamine (DA) systems, particularly in the nucleus accumbens, directly mediate the rewarding or primary motivational characteristics of natural stimuli such as food. Hypotheses related to DA function are undergoing a substantial restructuring, such that the classic emphasis on hedonia and primary reward is giving way to diverse lines of research that focus on aspects of instrumental learning, reward prediction, incentive motivation, and behavioral activation.\n\nOBJECTIVE: The present review discusses dopaminergic involvement in behavioral activation and, in particular, emphasizes the effort-related functions of nucleus accumbens DA and associated forebrain circuitry.\n\nRESULTS: The effects of accumbens DA depletions on food-seeking behavior are critically dependent upon the work requirements of the task. Lever pressing schedules that have minimal work requirements are largely unaffected by accumbens DA depletions, whereas reinforcement schedules that have high work (e.g., ratio) requirements are substantially impaired by accumbens DA depletions. Moreover, interference with accumbens DA transmission exerts a powerful influence over effort-related decision making. Rats with accumbens DA depletions reallocate their instrumental behavior away from food-reinforced tasks that have high response requirements, and instead, these rats select a less-effortful type of food-seeking behavior.\n\nCONCLUSIONS: Along with prefrontal cortex and the amygdala, nucleus accumbens is a component of the brain circuitry regulating effort-related functions. Studies of the brain systems regulating effort-based processes may have implications for understanding drug abuse, as well as energy-related disorders such as psychomotor slowing, fatigue, or anergia in depression.","author":[{"dropping-particle":"","family":"Salamone","given":"J D","non-dropping-particle":"","parse-names":false,"suffix":""},{"dropping-particle":"","family":"Correa","given":"M","non-dropping-particle":"","parse-names":false,"suffix":""},{"dropping-particle":"","family":"Farrar","given":"A","non-dropping-particle":"","parse-names":false,"suffix":""},{"dropping-particle":"","family":"Mingote","given":"S M","non-dropping-particle":"","parse-names":false,"suffix":""}],"container-title":"Psychopharmacology","id":"ITEM-1","issue":"3","issued":{"date-parts":[["2007","4"]]},"page":"461-82","title":"Effort-related functions of nucleus accumbens dopamine and associated forebrain circuits.","type":"article-journal","volume":"191"},"uris":["http://www.mendeley.com/documents/?uuid=44e2e5a1-0aad-49b8-9170-92b617b6fda1"]},{"id":"ITEM-2","itemData":{"DOI":"10.1038/sj.npp.1301565","ISSN":"0893-133X","PMID":"17805307","abstract":"Cost/benefit decisions regarding the relative effort or delay costs associated with a particular response are mediated by distributed dopaminergic and glutamatergic neural circuits. The present study assessed the contribution of dopamine and NMDA glutamate receptors in these different forms of decision making using novel effort- and delay-discounting procedures. In the effort-discounting task, rats could either emit a single response on a low-reward lever to receive two pellets, or make 2, 5, 10, or 20 responses on a high-reward (HR) lever to obtain four pellets. In the delay-discounting task, one press of the HR lever delivered four pellets after a delay (0.5-8 s). A third task (effort-discounting with equivalent delays) was similar to the effort-discounting procedure, except that the relative delay to reward delivery was equalized across response options. The dopamine receptor antagonist flupenthixol reduced choice of the HR lever under all three testing conditions, indicating that dopamine antagonism alters effort-based decision making independent of any contribution of delay. Amphetamine exerted dose-dependent, biphasic effects; a higher dose (0.5 mg/kg) increased effort discounting, whereas a lower dose (0.25 mg/kg) reduced delay discounting. The noncompetitive NMDA antagonist ketamine (5 mg/kg) increased effort and delay discounting, but did not affect choice on the effort with equivalent delays task, indicating a reduced tolerance for delayed rewards. These findings highlight the utility of these procedures in pharmacologically dissociating the neurochemical mechanisms underlying these different, yet interrelated forms of decision making. Furthermore, they suggest that dopamine and NMDA receptors make dissociable contributions to these different types of cost-benefit analyses.","author":[{"dropping-particle":"","family":"Floresco","given":"Stan B","non-dropping-particle":"","parse-names":false,"suffix":""},{"dropping-particle":"","family":"Tse","given":"Maric T L","non-dropping-particle":"","parse-names":false,"suffix":""},{"dropping-particle":"","family":"Ghods-Sharifi","given":"Sarvin","non-dropping-particle":"","parse-names":false,"suffix":""}],"container-title":"Neuropsychopharmacology","id":"ITEM-2","issue":"8","issued":{"date-parts":[["2008","7","5"]]},"page":"1966-1979","title":"Dopaminergic and Glutamatergic Regulation of Effort- and Delay-Based Decision Making","type":"article-journal","volume":"33"},"uris":["http://www.mendeley.com/documents/?uuid=9dd9a557-c811-3cf6-9cf5-9eece21cfdab"]}],"mendeley":{"formattedCitation":"&lt;sup&gt;42,43&lt;/sup&gt;","plainTextFormattedCitation":"42,43","previouslyFormattedCitation":"&lt;sup&gt;42,43&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42,43</w:t>
      </w:r>
      <w:r w:rsidRPr="00970564">
        <w:rPr>
          <w:rFonts w:asciiTheme="majorHAnsi" w:hAnsiTheme="majorHAnsi" w:cs="Arial"/>
          <w:color w:val="262626" w:themeColor="text1" w:themeTint="D9"/>
          <w:szCs w:val="23"/>
        </w:rPr>
        <w:fldChar w:fldCharType="end"/>
      </w:r>
      <w:commentRangeEnd w:id="34"/>
      <w:r w:rsidR="0003283D">
        <w:rPr>
          <w:rStyle w:val="CommentReference"/>
          <w:rFonts w:asciiTheme="majorHAnsi" w:eastAsiaTheme="minorEastAsia" w:hAnsiTheme="majorHAnsi" w:cstheme="minorBidi"/>
          <w:color w:val="auto"/>
        </w:rPr>
        <w:commentReference w:id="34"/>
      </w:r>
      <w:r w:rsidRPr="00970564">
        <w:rPr>
          <w:rFonts w:asciiTheme="majorHAnsi" w:hAnsiTheme="majorHAnsi" w:cs="Arial"/>
          <w:color w:val="262626" w:themeColor="text1" w:themeTint="D9"/>
          <w:szCs w:val="23"/>
        </w:rPr>
        <w:t>.</w:t>
      </w:r>
      <w:r w:rsidR="001D25C7" w:rsidRPr="00970564">
        <w:rPr>
          <w:rFonts w:asciiTheme="majorHAnsi" w:hAnsiTheme="majorHAnsi" w:cs="Arial"/>
          <w:color w:val="262626" w:themeColor="text1" w:themeTint="D9"/>
          <w:szCs w:val="23"/>
        </w:rPr>
        <w:t xml:space="preserve">  Another potentially relevant neurotransmitter is noradrenaline that seems to be involved in switching modes between task engagement (focusing) and disengagement (distractibility)</w:t>
      </w:r>
      <w:r w:rsidR="001D25C7"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{"citationItems":[{"id":"ITEM-1","itemData":{"DOI":"10.3389/fnhum.2010.00170","ISSN":"1662-5161","PMID":"21206527","abstract":"Animal research and computational modeling have indicated an important role for the neuromodulatory locus coeruleus-norepinephrine (LC-NE) system in the control of behavior. According to the adaptive gain theory, the LC-NE system is critical for optimizing behavioral performance by regulating the balance between exploitative and exploratory control states. However, crucial direct empirical tests of this theory in human subjects have been lacking. We used a pharmacological manipulation of the LC-NE system to test predictions of this theory in humans. In a double-blind parallel-groups design (N = 52), participants received 4 mg reboxetine (a selective norepinephrine reuptake inhibitor), 30 mg citalopram (a selective serotonin reuptake inhibitor), or placebo. The adaptive gain theory predicted that the increased tonic NE levels induced by reboxetine would promote task disengagement and exploratory behavior. We assessed the effects of reboxetine on performance in two cognitive tasks designed to examine task (dis)engagement and exploitative versus exploratory behavior: a diminishing-utility task and a gambling task with a non-stationary pay-off structure. In contrast to predictions of the adaptive gain theory, we did not find differences in task (dis)engagement or exploratory behavior between the three experimental groups, despite demonstrable effects of the two drugs on non-specific central and autonomic nervous system parameters. Our findings suggest that the LC-NE system may not be involved in the regulation of the exploration-exploitation trade-off in humans, at least not within the context of a single task. It remains to be examined whether the LC-NE system is involved in random exploration exceeding the current task context.","author":[{"dropping-particle":"","family":"Jepma","given":"Marieke","non-dropping-particle":"","parse-names":false,"suffix":""},{"dropping-particle":"","family":"Beek","given":"Erik T","non-dropping-particle":"Te","parse-names":false,"suffix":""},{"dropping-particle":"","family":"Wagenmakers","given":"Eric-Jan","non-dropping-particle":"","parse-names":false,"suffix":""},{"dropping-particle":"","family":"Gerven","given":"Joop M A","non-dropping-particle":"van","parse-names":false,"suffix":""},{"dropping-particle":"","family":"Nieuwenhuis","given":"Sander","non-dropping-particle":"","parse-names":false,"suffix":""}],"container-title":"Frontiers in human neuroscience","id":"ITEM-1","issued":{"date-parts":[["2010"]]},"page":"170","publisher":"Frontiers Media SA","title":"The role of the noradrenergic system in the exploration-exploitation trade-off: a psychopharmacological study.","type":"article-journal","volume":"4"},"uris":["http://www.mendeley.com/documents/?uuid=b06e2fb1-4522-3c89-8eee-8bc617d3f010"]},{"id":"ITEM-2","itemData":{"DOI":"10.1146/annurev.neuro.28.061604.135709","ISSN":"0147-006X","PMID":"16022602","abstract":"Historically, the locus coeruleus-norepinephrine (LC-NE) system has been implicated in arousal, but recent findings suggest that this system plays a more complex and specific role in the control of behavior than investigators previously thought. We review neurophysiological and modeling studies in monkey that support a new theory of LC-NE function. LC neurons exhibit two modes of activity, phasic and tonic. Phasic LC activation is driven by the outcome of task-related decision processes and is proposed to facilitate ensuing behaviors and to help optimize task performance (exploitation). When utility in the task wanes, LC neurons exhibit a tonic activity mode, associated with disengagement from the current task and a search for alternative behaviors (exploration). Monkey LC receives prominent, direct inputs from the anterior cingulate (ACC) and orbitofrontal cortices (OFC), both of which are thought to monitor task-related utility. We propose that these frontal areas produce the above patterns of LC activity to optimize utility on both short and long timescales.","author":[{"dropping-particle":"","family":"Aston-Jones","given":"Gary","non-dropping-particle":"","parse-names":false,"suffix":""},{"dropping-particle":"","family":"Cohen","given":"Jonathan D","non-dropping-particle":"","parse-names":false,"suffix":""}],"container-title":"Annual review of neuroscience","id":"ITEM-2","issued":{"date-parts":[["2005"]]},"page":"403-50","title":"An integrative theory of locus coeruleus-norepinephrine function: adaptive gain and optimal performance.","type":"article-journal","volume":"28"},"uris":["http://www.mendeley.com/documents/?uuid=4ca438bc-7ed4-3a0c-8112-a745ba0893c2"]}],"mendeley":{"formattedCitation":"&lt;sup&gt;44,45&lt;/sup&gt;","plainTextFormattedCitation":"44,45","previouslyFormattedCitation":"&lt;sup&gt;44,45&lt;/sup&gt;"},"properties":{"noteIndex":0},"schema":"https://github.com/citation-style-language/schema/raw/master/csl-citation.json"}</w:instrText>
      </w:r>
      <w:r w:rsidR="001D25C7"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44,45</w:t>
      </w:r>
      <w:r w:rsidR="001D25C7" w:rsidRPr="00970564">
        <w:rPr>
          <w:rFonts w:asciiTheme="majorHAnsi" w:hAnsiTheme="majorHAnsi" w:cs="Arial"/>
          <w:color w:val="262626" w:themeColor="text1" w:themeTint="D9"/>
          <w:szCs w:val="23"/>
        </w:rPr>
        <w:fldChar w:fldCharType="end"/>
      </w:r>
      <w:r w:rsidR="001D25C7" w:rsidRPr="00970564">
        <w:rPr>
          <w:rFonts w:asciiTheme="majorHAnsi" w:hAnsiTheme="majorHAnsi" w:cs="Arial"/>
          <w:color w:val="262626" w:themeColor="text1" w:themeTint="D9"/>
          <w:szCs w:val="23"/>
        </w:rPr>
        <w:t>.</w:t>
      </w:r>
      <w:r w:rsidRPr="00970564">
        <w:rPr>
          <w:rFonts w:asciiTheme="majorHAnsi" w:hAnsiTheme="majorHAnsi" w:cs="Arial"/>
          <w:color w:val="262626" w:themeColor="text1" w:themeTint="D9"/>
          <w:szCs w:val="23"/>
        </w:rPr>
        <w:t xml:space="preserve"> </w:t>
      </w:r>
      <w:r w:rsidR="008E2DA2" w:rsidRPr="00970564">
        <w:rPr>
          <w:rFonts w:asciiTheme="majorHAnsi" w:hAnsiTheme="majorHAnsi" w:cs="Arial"/>
          <w:color w:val="262626" w:themeColor="text1" w:themeTint="D9"/>
          <w:szCs w:val="23"/>
        </w:rPr>
        <w:t>Indeed, t</w:t>
      </w:r>
      <w:r w:rsidRPr="00970564">
        <w:rPr>
          <w:rFonts w:asciiTheme="majorHAnsi" w:hAnsiTheme="majorHAnsi" w:cs="Arial"/>
          <w:color w:val="262626" w:themeColor="text1" w:themeTint="D9"/>
          <w:szCs w:val="23"/>
        </w:rPr>
        <w:t xml:space="preserve">here is recent evidence </w:t>
      </w:r>
      <w:r w:rsidR="001D25C7" w:rsidRPr="00970564">
        <w:rPr>
          <w:rFonts w:asciiTheme="majorHAnsi" w:hAnsiTheme="majorHAnsi" w:cs="Arial"/>
          <w:color w:val="262626" w:themeColor="text1" w:themeTint="D9"/>
          <w:szCs w:val="23"/>
        </w:rPr>
        <w:t xml:space="preserve">showing that amphetamine and methylphenidate, both </w:t>
      </w:r>
      <w:r w:rsidR="00F72720" w:rsidRPr="00970564">
        <w:rPr>
          <w:rFonts w:asciiTheme="majorHAnsi" w:hAnsiTheme="majorHAnsi" w:cs="Arial"/>
          <w:color w:val="262626" w:themeColor="text1" w:themeTint="D9"/>
          <w:szCs w:val="23"/>
        </w:rPr>
        <w:t>altering</w:t>
      </w:r>
      <w:r w:rsidR="001D25C7" w:rsidRPr="00970564">
        <w:rPr>
          <w:rFonts w:asciiTheme="majorHAnsi" w:hAnsiTheme="majorHAnsi" w:cs="Arial"/>
          <w:color w:val="262626" w:themeColor="text1" w:themeTint="D9"/>
          <w:szCs w:val="23"/>
        </w:rPr>
        <w:t xml:space="preserve"> catecholamine transmission, modify cognitive demand avoidance in rodents </w:t>
      </w:r>
      <w:r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{"citationItems":[{"id":"ITEM-1","itemData":{"DOI":"10.1038/npp.2012.30","ISSN":"0893-133X","PMID":"22453140","abstract":"Amotivational states and insufficient recruitment of mental effort have been observed in a variety of clinical populations, including depression, traumatic brain injury, post-traumatic stress disorder, and attention deficit hyperactivity disorder. Previous rodent models of effort-based decision making have utilized physical costs whereas human studies of effort are primarily cognitive in nature, and it is unclear whether the two types of effortful decision making are underpinned by the same neurobiological processes. We therefore designed a novel rat cognitive effort task (rCET) based on the 5-choice serial reaction time task, a well-validated measure of attention and impulsivity. Within each trial of the rCET, rats are given the choice between an easy or hard visuospatial discrimination, and successful hard trials are rewarded with double the number of sugar pellets. Similar to previous human studies, stable individual variation in choice behavior was observed, with 'workers' choosing hard trials significantly more than their 'slacker' counterparts. Whereas workers 'slacked off' in response to administration of amphetamine and caffeine, slackers 'worked harder' under amphetamine, but not caffeine. Conversely, these stimulants increased motor impulsivity in all animals. Ethanol did not affect animals' choice but invigorated behavior. In sum, we have shown for the first time that rats are differentially sensitive to cognitive effort when making decisions, independent of other processes such as impulsivity, and these baseline differences can influence the cognitive response to psychostimulants. Such findings could inform our understanding of impairments in effort-based decision making and contribute to treatment development.","author":[{"dropping-particle":"","family":"Cocker","given":"Paul J","non-dropping-particle":"","parse-names":false,"suffix":""},{"dropping-particle":"","family":"Hosking","given":"Jay G","non-dropping-particle":"","parse-names":false,"suffix":""},{"dropping-particle":"","family":"Benoit","given":"James","non-dropping-particle":"","parse-names":false,"suffix":""},{"dropping-particle":"","family":"Winstanley","given":"Catharine A","non-dropping-particle":"","parse-names":false,"suffix":""}],"container-title":"Neuropsychopharmacology","id":"ITEM-1","issue":"8","issued":{"date-parts":[["2012","7","28"]]},"page":"1825-1837","title":"Sensitivity to Cognitive Effort Mediates Psychostimulant Effects on a Novel Rodent Cost/Benefit Decision-Making Task","type":"article-journal","volume":"37"},"uris":["http://www.mendeley.com/documents/?uuid=bab68662-9497-3b71-90c1-936578e1427e"]}],"mendeley":{"formattedCitation":"&lt;sup&gt;46&lt;/sup&gt;","plainTextFormattedCitation":"46","previouslyFormattedCitation":"&lt;sup&gt;46&lt;/sup&gt;"},"properties":{"noteIndex":0},"schema":"https://github.com/citation-style-language/schema/raw/master/csl-citation.json"}</w:instrText>
      </w:r>
      <w:r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46</w:t>
      </w:r>
      <w:r w:rsidRPr="00970564">
        <w:rPr>
          <w:rFonts w:asciiTheme="majorHAnsi" w:hAnsiTheme="majorHAnsi" w:cs="Arial"/>
          <w:color w:val="262626" w:themeColor="text1" w:themeTint="D9"/>
          <w:szCs w:val="23"/>
        </w:rPr>
        <w:fldChar w:fldCharType="end"/>
      </w:r>
      <w:r w:rsidR="001D25C7" w:rsidRPr="00970564">
        <w:rPr>
          <w:rFonts w:asciiTheme="majorHAnsi" w:hAnsiTheme="majorHAnsi" w:cs="Arial"/>
          <w:color w:val="262626" w:themeColor="text1" w:themeTint="D9"/>
          <w:szCs w:val="23"/>
        </w:rPr>
        <w:t xml:space="preserve"> and humans</w:t>
      </w:r>
      <w:r w:rsidR="00E417BB"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{"citationItems":[{"id":"ITEM-1","itemData":{"DOI":"10.1037/xge0000523","ISSN":"1939-2222","PMID":"30507233","abstract":"The catecholamines have long been associated with cognitive control and value-based decision-making. More recently, we proposed that the catecholamines might modulate value-based decision-making about whether or not to engage in cognitive control. We test this hypothesis by assessing effects of a catecholamine challenge in a large sample of young, healthy adults (n = 100) on the avoidance of a cognitively demanding control process: task switching. Prolonging catecholamine transmission by blocking reuptake with methylphenidate altered the avoidance, but not the execution of cognitive control. Crucially, these effects could be isolated by taking into account individual differences in trait impulsivity, so that participants with higher trait impulsivity became more avoidant of cognitive control, despite faster task performance. One implication of these findings is that performance-enhancing effects of methylphenidate may be accompanied by an undermining effect on the willingness to exert cognitive control. Taken together, these findings integrate hitherto segregated literatures on catecholamines' roles in value-based learning/choice and cognitive control. (PsycINFO Database Record (c) 2018 APA, all rights reserved).","author":[{"dropping-particle":"","family":"Froböse","given":"Monja I.","non-dropping-particle":"","parse-names":false,"suffix":""},{"dropping-particle":"","family":"Swart","given":"Jennifer C.","non-dropping-particle":"","parse-names":false,"suffix":""},{"dropping-particle":"","family":"Cook","given":"Jennifer L.","non-dropping-particle":"","parse-names":false,"suffix":""},{"dropping-particle":"","family":"Geurts","given":"Dirk E. M.","non-dropping-particle":"","parse-names":false,"suffix":""},{"dropping-particle":"","family":"Ouden","given":"Hanneke E. M.","non-dropping-particle":"den","parse-names":false,"suffix":""},{"dropping-particle":"","family":"Cools","given":"Roshan","non-dropping-particle":"","parse-names":false,"suffix":""}],"container-title":"Journal of Experimental Psychology: General","id":"ITEM-1","issue":"12","issued":{"date-parts":[["2018","12"]]},"page":"1763-1781","title":"Catecholaminergic modulation of the avoidance of cognitive control.","type":"article-journal","volume":"147"},"uris":["http://www.mendeley.com/documents/?uuid=a297dfc0-8776-3802-a11b-e2dc2b24c87d"]}],"mendeley":{"formattedCitation":"&lt;sup&gt;47&lt;/sup&gt;","plainTextFormattedCitation":"47","previouslyFormattedCitation":"&lt;sup&gt;47&lt;/sup&gt;"},"properties":{"noteIndex":0},"schema":"https://github.com/citation-style-language/schema/raw/master/csl-citation.json"}</w:instrText>
      </w:r>
      <w:r w:rsidR="00E417BB"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47</w:t>
      </w:r>
      <w:r w:rsidR="00E417BB" w:rsidRPr="00970564">
        <w:rPr>
          <w:rFonts w:asciiTheme="majorHAnsi" w:hAnsiTheme="majorHAnsi" w:cs="Arial"/>
          <w:color w:val="262626" w:themeColor="text1" w:themeTint="D9"/>
          <w:szCs w:val="23"/>
        </w:rPr>
        <w:fldChar w:fldCharType="end"/>
      </w:r>
      <w:r w:rsidR="001D25C7" w:rsidRPr="00970564">
        <w:rPr>
          <w:rFonts w:asciiTheme="majorHAnsi" w:hAnsiTheme="majorHAnsi" w:cs="Arial"/>
          <w:color w:val="262626" w:themeColor="text1" w:themeTint="D9"/>
          <w:szCs w:val="23"/>
        </w:rPr>
        <w:t xml:space="preserve"> respectiv</w:t>
      </w:r>
      <w:r w:rsidR="003E514C" w:rsidRPr="00970564">
        <w:rPr>
          <w:rFonts w:asciiTheme="majorHAnsi" w:hAnsiTheme="majorHAnsi" w:cs="Arial"/>
          <w:color w:val="262626" w:themeColor="text1" w:themeTint="D9"/>
          <w:szCs w:val="23"/>
        </w:rPr>
        <w:t>ely</w:t>
      </w:r>
      <w:r w:rsidR="009A0E28" w:rsidRPr="00970564">
        <w:rPr>
          <w:rFonts w:asciiTheme="majorHAnsi" w:hAnsiTheme="majorHAnsi" w:cs="Arial"/>
          <w:color w:val="262626" w:themeColor="text1" w:themeTint="D9"/>
          <w:szCs w:val="23"/>
        </w:rPr>
        <w:t>.</w:t>
      </w:r>
      <w:r w:rsidRPr="00970564">
        <w:rPr>
          <w:rFonts w:asciiTheme="majorHAnsi" w:hAnsiTheme="majorHAnsi" w:cs="Arial"/>
          <w:color w:val="262626" w:themeColor="text1" w:themeTint="D9"/>
          <w:szCs w:val="23"/>
        </w:rPr>
        <w:t xml:space="preserve"> These findings together </w:t>
      </w:r>
      <w:r w:rsidR="008E2DA2" w:rsidRPr="00970564">
        <w:rPr>
          <w:rFonts w:asciiTheme="majorHAnsi" w:hAnsiTheme="majorHAnsi" w:cs="Arial"/>
          <w:color w:val="262626" w:themeColor="text1" w:themeTint="D9"/>
          <w:szCs w:val="23"/>
        </w:rPr>
        <w:t xml:space="preserve">suggest that catecholamines contribute to valuation of cognitive effort </w:t>
      </w:r>
      <w:r w:rsidR="008E2DA2" w:rsidRPr="00970564">
        <w:rPr>
          <w:rFonts w:asciiTheme="majorHAnsi" w:hAnsiTheme="majorHAnsi" w:cs="Arial"/>
          <w:color w:val="262626" w:themeColor="text1" w:themeTint="D9"/>
          <w:szCs w:val="23"/>
        </w:rPr>
        <w:fldChar w:fldCharType="begin" w:fldLock="1"/>
      </w:r>
      <w:r w:rsidR="00F3254F">
        <w:rPr>
          <w:rFonts w:asciiTheme="majorHAnsi" w:hAnsiTheme="majorHAnsi" w:cs="Arial"/>
          <w:color w:val="262626" w:themeColor="text1" w:themeTint="D9"/>
          <w:szCs w:val="23"/>
        </w:rPr>
        <w:instrText>ADDIN CSL_CITATION {"citationItems":[{"id":"ITEM-1","itemData":{"DOI":"10.1016/J.COBEHA.2018.01.027","ISSN":"2352-1546","abstract":"Why do we so often fail to exert cognitive control, even though we are in principle able to do so? In this review, we begin to address this question by considering the contribution of the major ascending neuromodulators that are often implicated in cognitive control and motivation, in particular dopamine, noradrenaline and serotonin. Accumulating evidence indicates that cognitive control is subjectively costly and people generally choose to refrain from mentally effortful tasks, despite, at times, devastating consequences. This tendency to avoid cognitive control tasks has been shown to be sensitive to catecholaminergic interventions in rodents and humans, where choices about cognitive control can be altered even in the absence of performance changes. Such effects might reflect modulation by dopamine and/or noradrenaline of a variety of mechanisms that contribute to our motivation for cognitive control. These likely include the calculation and integration into behavior of both the expected value (i.e. cost vs benefit), as well as outcome uncertainty of exerting cognitive control. In addition, serotonin might impact cognitive control avoidance by modulating specifically the computation of effort costs. Advancing our understanding of the distinct roles of the various chemical neuromodulators will help elucidate the computational mechanisms that contribute to our tendency to avoid difficult cognitive tasks.","author":[{"dropping-particle":"","family":"Froböse","given":"Monja I","non-dropping-particle":"","parse-names":false,"suffix":""},{"dropping-particle":"","family":"Cools","given":"Roshan","non-dropping-particle":"","parse-names":false,"suffix":""}],"container-title":"Current Opinion in Behavioral Sciences","id":"ITEM-1","issued":{"date-parts":[["2018","8","1"]]},"page":"121-127","publisher":"Elsevier","title":"Chemical neuromodulation of cognitive control avoidance","type":"article-journal","volume":"22"},"uris":["http://www.mendeley.com/documents/?uuid=c9ca6c87-d088-3481-9992-088c2636016c"]}],"mendeley":{"formattedCitation":"&lt;sup&gt;48&lt;/sup&gt;","plainTextFormattedCitation":"48","previouslyFormattedCitation":"&lt;sup&gt;48&lt;/sup&gt;"},"properties":{"noteIndex":0},"schema":"https://github.com/citation-style-language/schema/raw/master/csl-citation.json"}</w:instrText>
      </w:r>
      <w:r w:rsidR="008E2DA2" w:rsidRPr="00970564">
        <w:rPr>
          <w:rFonts w:asciiTheme="majorHAnsi" w:hAnsiTheme="majorHAnsi" w:cs="Arial"/>
          <w:color w:val="262626" w:themeColor="text1" w:themeTint="D9"/>
          <w:szCs w:val="23"/>
        </w:rPr>
        <w:fldChar w:fldCharType="separate"/>
      </w:r>
      <w:r w:rsidR="0046749D" w:rsidRPr="0046749D">
        <w:rPr>
          <w:rFonts w:asciiTheme="majorHAnsi" w:hAnsiTheme="majorHAnsi" w:cs="Arial"/>
          <w:noProof/>
          <w:color w:val="262626" w:themeColor="text1" w:themeTint="D9"/>
          <w:szCs w:val="23"/>
          <w:vertAlign w:val="superscript"/>
        </w:rPr>
        <w:t>48</w:t>
      </w:r>
      <w:r w:rsidR="008E2DA2" w:rsidRPr="00970564">
        <w:rPr>
          <w:rFonts w:asciiTheme="majorHAnsi" w:hAnsiTheme="majorHAnsi" w:cs="Arial"/>
          <w:color w:val="262626" w:themeColor="text1" w:themeTint="D9"/>
          <w:szCs w:val="23"/>
        </w:rPr>
        <w:fldChar w:fldCharType="end"/>
      </w:r>
      <w:r w:rsidR="00840F27">
        <w:rPr>
          <w:rFonts w:asciiTheme="majorHAnsi" w:hAnsiTheme="majorHAnsi" w:cs="Arial"/>
          <w:color w:val="262626" w:themeColor="text1" w:themeTint="D9"/>
          <w:szCs w:val="23"/>
        </w:rPr>
        <w:t xml:space="preserve"> and </w:t>
      </w:r>
      <w:r w:rsidR="00B872A5">
        <w:rPr>
          <w:rFonts w:asciiTheme="majorHAnsi" w:hAnsiTheme="majorHAnsi" w:cs="Arial"/>
          <w:color w:val="262626" w:themeColor="text1" w:themeTint="D9"/>
          <w:szCs w:val="23"/>
        </w:rPr>
        <w:t xml:space="preserve">we believe our paradigm is suited to </w:t>
      </w:r>
      <w:r w:rsidR="00FC5445">
        <w:rPr>
          <w:rFonts w:asciiTheme="majorHAnsi" w:hAnsiTheme="majorHAnsi" w:cs="Arial"/>
          <w:color w:val="262626" w:themeColor="text1" w:themeTint="D9"/>
          <w:szCs w:val="23"/>
        </w:rPr>
        <w:t xml:space="preserve">aid uncovering </w:t>
      </w:r>
      <w:r w:rsidR="00B872A5">
        <w:rPr>
          <w:rFonts w:asciiTheme="majorHAnsi" w:hAnsiTheme="majorHAnsi" w:cs="Arial"/>
          <w:color w:val="262626" w:themeColor="text1" w:themeTint="D9"/>
          <w:szCs w:val="23"/>
        </w:rPr>
        <w:t>such effects in</w:t>
      </w:r>
      <w:r w:rsidRPr="00970564">
        <w:rPr>
          <w:rFonts w:asciiTheme="majorHAnsi" w:hAnsiTheme="majorHAnsi" w:cs="Arial"/>
          <w:color w:val="262626" w:themeColor="text1" w:themeTint="D9"/>
          <w:szCs w:val="23"/>
        </w:rPr>
        <w:t xml:space="preserve"> future research</w:t>
      </w:r>
      <w:r w:rsidR="008D3296">
        <w:rPr>
          <w:rFonts w:asciiTheme="majorHAnsi" w:hAnsiTheme="majorHAnsi" w:cs="Arial"/>
          <w:color w:val="262626" w:themeColor="text1" w:themeTint="D9"/>
          <w:szCs w:val="23"/>
        </w:rPr>
        <w:t>.</w:t>
      </w:r>
    </w:p>
    <w:p w14:paraId="3199F32B" w14:textId="77777777" w:rsidR="00840F27" w:rsidRPr="00970564" w:rsidRDefault="00840F27" w:rsidP="00E922A2">
      <w:pPr>
        <w:pStyle w:val="Default"/>
        <w:spacing w:line="360" w:lineRule="auto"/>
        <w:rPr>
          <w:rFonts w:asciiTheme="majorHAnsi" w:hAnsiTheme="majorHAnsi" w:cs="Arial"/>
          <w:color w:val="262626" w:themeColor="text1" w:themeTint="D9"/>
          <w:szCs w:val="23"/>
        </w:rPr>
      </w:pPr>
    </w:p>
    <w:p w14:paraId="2847C8AB" w14:textId="0717E017" w:rsidR="002D12E3" w:rsidRPr="0030171C" w:rsidRDefault="002D12E3" w:rsidP="00E922A2">
      <w:pPr>
        <w:pStyle w:val="Default"/>
        <w:spacing w:line="360" w:lineRule="auto"/>
        <w:rPr>
          <w:rFonts w:asciiTheme="majorHAnsi" w:hAnsiTheme="majorHAnsi" w:cs="Univers"/>
          <w:color w:val="262626" w:themeColor="text1" w:themeTint="D9"/>
        </w:rPr>
      </w:pPr>
      <w:r w:rsidRPr="0030171C">
        <w:rPr>
          <w:rFonts w:asciiTheme="majorHAnsi" w:hAnsiTheme="majorHAnsi" w:cs="Univers"/>
          <w:color w:val="262626" w:themeColor="text1" w:themeTint="D9"/>
        </w:rPr>
        <w:lastRenderedPageBreak/>
        <w:t>In conclusion, this study provides new insights to the novel and growing fields of cognitive effort discounting and value-based decision- making. Specifically, we showed that with increasing demand on working memory processes</w:t>
      </w:r>
      <w:r w:rsidR="0094388C" w:rsidRPr="00970564">
        <w:rPr>
          <w:rFonts w:asciiTheme="majorHAnsi" w:hAnsiTheme="majorHAnsi" w:cs="Arial"/>
          <w:color w:val="262626" w:themeColor="text1" w:themeTint="D9"/>
          <w:szCs w:val="23"/>
        </w:rPr>
        <w:t>,</w:t>
      </w:r>
      <w:r w:rsidRPr="0030171C">
        <w:rPr>
          <w:rFonts w:asciiTheme="majorHAnsi" w:hAnsiTheme="majorHAnsi" w:cs="Univers"/>
          <w:color w:val="262626" w:themeColor="text1" w:themeTint="D9"/>
        </w:rPr>
        <w:t xml:space="preserve"> the subjective valuation decreased, both for the process of </w:t>
      </w:r>
      <w:r w:rsidRPr="00970564">
        <w:rPr>
          <w:rFonts w:asciiTheme="majorHAnsi" w:eastAsia="Calibri" w:hAnsiTheme="majorHAnsi" w:cs="Arial"/>
          <w:color w:val="262626"/>
        </w:rPr>
        <w:t>distractor</w:t>
      </w:r>
      <w:r w:rsidRPr="00646610">
        <w:rPr>
          <w:rFonts w:asciiTheme="majorHAnsi" w:hAnsiTheme="majorHAnsi" w:cs="Arial"/>
          <w:color w:val="262626"/>
        </w:rPr>
        <w:t xml:space="preserve"> resistance and flexible updating. We also show strong evidence that </w:t>
      </w:r>
      <w:r w:rsidRPr="00970564">
        <w:rPr>
          <w:rFonts w:asciiTheme="majorHAnsi" w:eastAsia="Calibri" w:hAnsiTheme="majorHAnsi" w:cs="Arial"/>
          <w:color w:val="262626"/>
        </w:rPr>
        <w:t>distractor</w:t>
      </w:r>
      <w:r w:rsidR="00840F27">
        <w:rPr>
          <w:rFonts w:asciiTheme="majorHAnsi" w:hAnsiTheme="majorHAnsi" w:cs="Univers"/>
          <w:color w:val="262626" w:themeColor="text1" w:themeTint="D9"/>
        </w:rPr>
        <w:t xml:space="preserve"> resistance is</w:t>
      </w:r>
      <w:r w:rsidR="00292CEE" w:rsidRPr="00970564">
        <w:rPr>
          <w:rFonts w:asciiTheme="majorHAnsi" w:hAnsiTheme="majorHAnsi" w:cs="Arial"/>
          <w:color w:val="262626" w:themeColor="text1" w:themeTint="D9"/>
          <w:szCs w:val="23"/>
        </w:rPr>
        <w:t xml:space="preserve"> </w:t>
      </w:r>
      <w:r w:rsidRPr="0030171C">
        <w:rPr>
          <w:rFonts w:asciiTheme="majorHAnsi" w:hAnsiTheme="majorHAnsi" w:cs="Univers"/>
          <w:color w:val="262626" w:themeColor="text1" w:themeTint="D9"/>
        </w:rPr>
        <w:t xml:space="preserve">perceived as relatively costlier than flexible updating. </w:t>
      </w:r>
    </w:p>
    <w:p w14:paraId="64EA1B5D" w14:textId="77777777" w:rsidR="002D12E3" w:rsidRPr="0030171C" w:rsidRDefault="002D12E3" w:rsidP="00E922A2">
      <w:pPr>
        <w:pStyle w:val="Default"/>
        <w:spacing w:line="360" w:lineRule="auto"/>
        <w:rPr>
          <w:rFonts w:asciiTheme="majorHAnsi" w:hAnsiTheme="majorHAnsi" w:cs="Univers"/>
          <w:color w:val="262626" w:themeColor="text1" w:themeTint="D9"/>
        </w:rPr>
      </w:pPr>
    </w:p>
    <w:p w14:paraId="29116EA5" w14:textId="3926A95B" w:rsidR="002D12E3" w:rsidRDefault="002D12E3" w:rsidP="00E922A2">
      <w:pPr>
        <w:pStyle w:val="Title"/>
      </w:pPr>
      <w:r w:rsidRPr="00970564">
        <w:t>Methods</w:t>
      </w:r>
    </w:p>
    <w:p w14:paraId="1B3BDE14" w14:textId="77777777" w:rsidR="00676E42" w:rsidRPr="00676E42" w:rsidRDefault="00676E42" w:rsidP="00E922A2"/>
    <w:p w14:paraId="1CCE8390" w14:textId="77777777" w:rsidR="002D12E3" w:rsidRPr="00F803EB" w:rsidRDefault="002D12E3" w:rsidP="00E922A2">
      <w:pPr>
        <w:pStyle w:val="Subtitle"/>
      </w:pPr>
      <w:r w:rsidRPr="00F803EB">
        <w:t>Participants</w:t>
      </w:r>
    </w:p>
    <w:p w14:paraId="3999FA10" w14:textId="7DF0B779" w:rsidR="002D12E3" w:rsidRPr="00F803EB" w:rsidRDefault="002D12E3" w:rsidP="00E922A2">
      <w:pPr>
        <w:spacing w:line="360" w:lineRule="auto"/>
        <w:jc w:val="both"/>
        <w:rPr>
          <w:rFonts w:cs="Arial"/>
        </w:rPr>
      </w:pPr>
      <w:r w:rsidRPr="00161859">
        <w:rPr>
          <w:rPrChange w:id="35" w:author="Danai Papadopetraki" w:date="2019-08-07T16:42:00Z">
            <w:rPr>
              <w:sz w:val="28"/>
            </w:rPr>
          </w:rPrChange>
        </w:rPr>
        <w:t xml:space="preserve">For </w:t>
      </w:r>
      <w:r w:rsidRPr="00F803EB">
        <w:rPr>
          <w:rFonts w:eastAsia="Calibri" w:cs="Arial"/>
        </w:rPr>
        <w:t>Experiment</w:t>
      </w:r>
      <w:r w:rsidR="00AE45A5">
        <w:rPr>
          <w:rFonts w:cs="Arial"/>
        </w:rPr>
        <w:t xml:space="preserve"> 1, 32 participants (22</w:t>
      </w:r>
      <w:r w:rsidRPr="00F803EB">
        <w:rPr>
          <w:rFonts w:cs="Arial"/>
        </w:rPr>
        <w:t xml:space="preserve"> women), aged between 18-29 years old were tested in total. Participants had normal or corrected-to-normal vision. </w:t>
      </w:r>
      <w:r w:rsidR="00E47D09" w:rsidRPr="00F803EB">
        <w:rPr>
          <w:rFonts w:eastAsia="Calibri" w:cs="Arial"/>
        </w:rPr>
        <w:t>Color</w:t>
      </w:r>
      <w:r w:rsidRPr="00F803EB">
        <w:rPr>
          <w:rFonts w:eastAsia="Calibri" w:cs="Arial"/>
        </w:rPr>
        <w:t>blind</w:t>
      </w:r>
      <w:r w:rsidRPr="00F803EB">
        <w:rPr>
          <w:rFonts w:cs="Arial"/>
        </w:rPr>
        <w:t xml:space="preserve"> participants were excluded. Four data sets were lost during data transfer, so w</w:t>
      </w:r>
      <w:r w:rsidR="00AE45A5">
        <w:rPr>
          <w:rFonts w:cs="Arial"/>
        </w:rPr>
        <w:t>e ended up with 28 data sets (20</w:t>
      </w:r>
      <w:r w:rsidRPr="00F803EB">
        <w:rPr>
          <w:rFonts w:cs="Arial"/>
        </w:rPr>
        <w:t xml:space="preserve"> wo</w:t>
      </w:r>
      <w:r w:rsidR="00AE45A5">
        <w:rPr>
          <w:rFonts w:cs="Arial"/>
        </w:rPr>
        <w:t>men, 18-33 years old, mean: 24</w:t>
      </w:r>
      <w:r w:rsidRPr="00F803EB">
        <w:rPr>
          <w:rFonts w:cs="Arial"/>
        </w:rPr>
        <w:t>). For</w:t>
      </w:r>
      <w:ins w:id="36" w:author="Danai Papadopetraki" w:date="2019-08-07T16:40:00Z">
        <w:r w:rsidR="00161859">
          <w:rPr>
            <w:rFonts w:cs="Arial"/>
          </w:rPr>
          <w:t xml:space="preserve"> </w:t>
        </w:r>
      </w:ins>
      <w:del w:id="37" w:author="Danai Papadopetraki" w:date="2019-08-07T16:37:00Z">
        <w:r w:rsidRPr="00F803EB" w:rsidDel="00161859">
          <w:rPr>
            <w:rFonts w:cs="Arial"/>
          </w:rPr>
          <w:delText xml:space="preserve"> </w:delText>
        </w:r>
      </w:del>
      <w:r w:rsidRPr="00F803EB">
        <w:rPr>
          <w:rFonts w:eastAsia="Calibri" w:cs="Arial"/>
        </w:rPr>
        <w:t>Experiment</w:t>
      </w:r>
      <w:r w:rsidRPr="00F803EB">
        <w:rPr>
          <w:rFonts w:cs="Arial"/>
        </w:rPr>
        <w:t xml:space="preserve"> 2, we</w:t>
      </w:r>
      <w:ins w:id="38" w:author="Danai Papadopetraki" w:date="2019-08-07T16:37:00Z">
        <w:r w:rsidR="00161859">
          <w:rPr>
            <w:rFonts w:cs="Arial"/>
          </w:rPr>
          <w:t xml:space="preserve"> </w:t>
        </w:r>
      </w:ins>
      <w:ins w:id="39" w:author="Danai Papadopetraki" w:date="2019-08-07T16:41:00Z">
        <w:r w:rsidR="00161859">
          <w:rPr>
            <w:rFonts w:cs="Arial"/>
          </w:rPr>
          <w:t>sought</w:t>
        </w:r>
      </w:ins>
      <w:ins w:id="40" w:author="Danai Papadopetraki" w:date="2019-08-07T16:37:00Z">
        <w:r w:rsidR="00161859">
          <w:rPr>
            <w:rFonts w:cs="Arial"/>
          </w:rPr>
          <w:t xml:space="preserve"> to replicate the finding that update is more costly than ignore.</w:t>
        </w:r>
      </w:ins>
      <w:r w:rsidRPr="00F803EB">
        <w:rPr>
          <w:rFonts w:cs="Arial"/>
        </w:rPr>
        <w:t xml:space="preserve"> </w:t>
      </w:r>
      <w:ins w:id="41" w:author="Danai Papadopetraki" w:date="2019-08-07T16:38:00Z">
        <w:r w:rsidR="00161859">
          <w:rPr>
            <w:rFonts w:cs="Arial"/>
          </w:rPr>
          <w:t>We</w:t>
        </w:r>
      </w:ins>
      <w:ins w:id="42" w:author="Danai Papadopetraki" w:date="2019-08-07T16:37:00Z">
        <w:r w:rsidR="00161859">
          <w:rPr>
            <w:rFonts w:cs="Arial"/>
          </w:rPr>
          <w:t xml:space="preserve"> </w:t>
        </w:r>
      </w:ins>
      <w:ins w:id="43" w:author="Danai Papadopetraki" w:date="2019-08-07T16:21:00Z">
        <w:r w:rsidR="005D3698">
          <w:rPr>
            <w:rFonts w:cs="Arial"/>
          </w:rPr>
          <w:t xml:space="preserve">performed a sequential sampling power calculation </w:t>
        </w:r>
        <w:r w:rsidR="005D3698" w:rsidRPr="00F803EB">
          <w:rPr>
            <w:rFonts w:cs="Arial"/>
          </w:rPr>
          <w:t>using the BFDA</w:t>
        </w:r>
        <w:r w:rsidR="005D3698" w:rsidRPr="00F803EB">
          <w:rPr>
            <w:rFonts w:cs="Arial"/>
          </w:rPr>
          <w:fldChar w:fldCharType="begin" w:fldLock="1"/>
        </w:r>
      </w:ins>
      <w:r w:rsidR="00F3254F">
        <w:rPr>
          <w:rFonts w:cs="Arial"/>
        </w:rPr>
        <w:instrText>ADDIN CSL_CITATION {"citationItems":[{"id":"ITEM-1","itemData":{"DOI":"https://github.com/nicebread/BFDA","author":[{"dropping-particle":"","family":"Schönbrodt","given":"F D","non-dropping-particle":"","parse-names":false,"suffix":""}],"id":"ITEM-1","issued":{"date-parts":[["2016"]]},"title":"BFDA: Bayes factor design analysis package for R","type":"article-journal"},"uris":["http://www.mendeley.com/documents/?uuid=5d94aa70-2161-35e5-9822-0b411b33b468"]}],"mendeley":{"formattedCitation":"&lt;sup&gt;49&lt;/sup&gt;","plainTextFormattedCitation":"49","previouslyFormattedCitation":"&lt;sup&gt;49&lt;/sup&gt;"},"properties":{"noteIndex":0},"schema":"https://github.com/citation-style-language/schema/raw/master/csl-citation.json"}</w:instrText>
      </w:r>
      <w:ins w:id="44" w:author="Danai Papadopetraki" w:date="2019-08-07T16:21:00Z">
        <w:r w:rsidR="005D3698" w:rsidRPr="00F803EB">
          <w:rPr>
            <w:rFonts w:cs="Arial"/>
          </w:rPr>
          <w:fldChar w:fldCharType="separate"/>
        </w:r>
        <w:r w:rsidR="005D3698" w:rsidRPr="0046749D">
          <w:rPr>
            <w:rFonts w:cs="Arial"/>
            <w:noProof/>
            <w:vertAlign w:val="superscript"/>
          </w:rPr>
          <w:t>49</w:t>
        </w:r>
        <w:r w:rsidR="005D3698" w:rsidRPr="00F803EB">
          <w:rPr>
            <w:rFonts w:cs="Arial"/>
          </w:rPr>
          <w:fldChar w:fldCharType="end"/>
        </w:r>
        <w:r w:rsidR="005D3698" w:rsidRPr="00F803EB">
          <w:rPr>
            <w:rFonts w:cs="Arial"/>
          </w:rPr>
          <w:t xml:space="preserve">  package in R</w:t>
        </w:r>
        <w:r w:rsidR="005D3698">
          <w:rPr>
            <w:rFonts w:cs="Arial"/>
          </w:rPr>
          <w:t>. We set the minimum sample size to 60</w:t>
        </w:r>
      </w:ins>
      <w:ins w:id="45" w:author="Danai Papadopetraki" w:date="2019-08-07T16:27:00Z">
        <w:r w:rsidR="00F3254F">
          <w:rPr>
            <w:rFonts w:cs="Arial"/>
          </w:rPr>
          <w:fldChar w:fldCharType="begin" w:fldLock="1"/>
        </w:r>
      </w:ins>
      <w:r w:rsidR="00F3254F">
        <w:rPr>
          <w:rFonts w:cs="Arial"/>
        </w:rPr>
        <w:instrText>ADDIN CSL_CITATION {"citationItems":[{"id":"ITEM-1","itemData":{"DOI":"10.1177/0956797614567341","ISSN":"0956-7976","abstract":"This article introduces a new approach for evaluating replication results. It combines effect-size estimation with hypothesis testing, assessing the extent to which the replication results are cons...","author":[{"dropping-particle":"","family":"Simonsohn","given":"Uri","non-dropping-particle":"","parse-names":false,"suffix":""}],"container-title":"Psychological Science","id":"ITEM-1","issue":"5","issued":{"date-parts":[["2015","5","23"]]},"page":"559-569","publisher":"SAGE PublicationsSage CA: Los Angeles, CA","title":"Small Telescopes","type":"article-journal","volume":"26"},"uris":["http://www.mendeley.com/documents/?uuid=a7ebba4c-5aa1-3f60-a4a5-033539b1015d"]}],"mendeley":{"formattedCitation":"&lt;sup&gt;50&lt;/sup&gt;","plainTextFormattedCitation":"50"},"properties":{"noteIndex":0},"schema":"https://github.com/citation-style-language/schema/raw/master/csl-citation.json"}</w:instrText>
      </w:r>
      <w:r w:rsidR="00F3254F">
        <w:rPr>
          <w:rFonts w:cs="Arial"/>
        </w:rPr>
        <w:fldChar w:fldCharType="separate"/>
      </w:r>
      <w:r w:rsidR="00F3254F" w:rsidRPr="00F3254F">
        <w:rPr>
          <w:rFonts w:cs="Arial"/>
          <w:noProof/>
          <w:vertAlign w:val="superscript"/>
        </w:rPr>
        <w:t>50</w:t>
      </w:r>
      <w:ins w:id="46" w:author="Danai Papadopetraki" w:date="2019-08-07T16:27:00Z">
        <w:r w:rsidR="00F3254F">
          <w:rPr>
            <w:rFonts w:cs="Arial"/>
          </w:rPr>
          <w:fldChar w:fldCharType="end"/>
        </w:r>
      </w:ins>
      <w:ins w:id="47" w:author="Danai Papadopetraki" w:date="2019-08-07T16:21:00Z">
        <w:r w:rsidR="005D3698">
          <w:rPr>
            <w:rFonts w:cs="Arial"/>
          </w:rPr>
          <w:t xml:space="preserve">, the maximum to 100 and </w:t>
        </w:r>
      </w:ins>
      <w:del w:id="48" w:author="Danai Papadopetraki" w:date="2019-08-07T16:21:00Z">
        <w:r w:rsidRPr="00F803EB" w:rsidDel="005D3698">
          <w:rPr>
            <w:rFonts w:cs="Arial"/>
          </w:rPr>
          <w:delText>estimated th</w:delText>
        </w:r>
      </w:del>
      <w:del w:id="49" w:author="Danai Papadopetraki" w:date="2019-08-07T16:22:00Z">
        <w:r w:rsidRPr="00F803EB" w:rsidDel="005D3698">
          <w:rPr>
            <w:rFonts w:cs="Arial"/>
          </w:rPr>
          <w:delText>e number of participants required</w:delText>
        </w:r>
      </w:del>
      <w:ins w:id="50" w:author="Danai Papadopetraki" w:date="2019-08-07T16:22:00Z">
        <w:r w:rsidR="005D3698">
          <w:rPr>
            <w:rFonts w:cs="Arial"/>
          </w:rPr>
          <w:t>set the boundary of sampling at</w:t>
        </w:r>
      </w:ins>
      <w:del w:id="51" w:author="Danai Papadopetraki" w:date="2019-08-07T16:23:00Z">
        <w:r w:rsidRPr="00F803EB" w:rsidDel="005D3698">
          <w:rPr>
            <w:rFonts w:cs="Arial"/>
          </w:rPr>
          <w:delText xml:space="preserve"> to reach</w:delText>
        </w:r>
      </w:del>
      <w:r w:rsidRPr="00F803EB">
        <w:rPr>
          <w:rFonts w:cs="Arial"/>
        </w:rPr>
        <w:t xml:space="preserve"> a </w:t>
      </w:r>
      <w:r w:rsidRPr="00F803EB">
        <w:rPr>
          <w:rFonts w:eastAsia="Calibri" w:cs="Arial"/>
        </w:rPr>
        <w:t>Bayes</w:t>
      </w:r>
      <w:r w:rsidRPr="00F803EB">
        <w:rPr>
          <w:rFonts w:cs="Arial"/>
        </w:rPr>
        <w:t xml:space="preserve"> </w:t>
      </w:r>
      <w:ins w:id="52" w:author="Danai Papadopetraki" w:date="2019-08-07T16:22:00Z">
        <w:r w:rsidR="005D3698">
          <w:rPr>
            <w:rFonts w:cs="Arial"/>
          </w:rPr>
          <w:t>F</w:t>
        </w:r>
      </w:ins>
      <w:del w:id="53" w:author="Danai Papadopetraki" w:date="2019-08-07T16:22:00Z">
        <w:r w:rsidRPr="00F803EB" w:rsidDel="005D3698">
          <w:rPr>
            <w:rFonts w:cs="Arial"/>
          </w:rPr>
          <w:delText>f</w:delText>
        </w:r>
      </w:del>
      <w:r w:rsidRPr="00F803EB">
        <w:rPr>
          <w:rFonts w:cs="Arial"/>
        </w:rPr>
        <w:t>actor of 10 for either the null or the alternative hypothesis</w:t>
      </w:r>
      <w:del w:id="54" w:author="Danai Papadopetraki" w:date="2019-08-07T16:39:00Z">
        <w:r w:rsidRPr="00F803EB" w:rsidDel="00161859">
          <w:rPr>
            <w:rFonts w:cs="Arial"/>
          </w:rPr>
          <w:delText xml:space="preserve"> that update is more costly than ignore</w:delText>
        </w:r>
      </w:del>
      <w:r w:rsidRPr="00F803EB">
        <w:rPr>
          <w:rFonts w:cs="Arial"/>
        </w:rPr>
        <w:t xml:space="preserve"> given the effect size estimated from </w:t>
      </w:r>
      <w:r w:rsidR="00142F3C" w:rsidRPr="00F803EB">
        <w:rPr>
          <w:rFonts w:cs="Arial"/>
        </w:rPr>
        <w:t>E</w:t>
      </w:r>
      <w:r w:rsidR="00AE277A" w:rsidRPr="00F803EB">
        <w:rPr>
          <w:rFonts w:cs="Arial"/>
        </w:rPr>
        <w:t>xperiment 1</w:t>
      </w:r>
      <w:del w:id="55" w:author="Danai Papadopetraki" w:date="2019-08-07T16:21:00Z">
        <w:r w:rsidR="00AE277A" w:rsidRPr="00F803EB" w:rsidDel="005D3698">
          <w:rPr>
            <w:rFonts w:cs="Arial"/>
          </w:rPr>
          <w:delText xml:space="preserve"> using the BFDA</w:delText>
        </w:r>
        <w:r w:rsidR="00AE277A" w:rsidRPr="00F803EB" w:rsidDel="005D3698">
          <w:rPr>
            <w:rFonts w:cs="Arial"/>
          </w:rPr>
          <w:fldChar w:fldCharType="begin" w:fldLock="1"/>
        </w:r>
        <w:r w:rsidR="0046749D" w:rsidDel="005D3698">
          <w:rPr>
            <w:rFonts w:cs="Arial"/>
          </w:rPr>
          <w:delInstrText>ADDIN CSL_CITATION {"citationItems":[{"id":"ITEM-1","itemData":{"DOI":"https://github.com/nicebread/BFDA","author":[{"dropping-particle":"","family":"Schönbrodt","given":"F D","non-dropping-particle":"","parse-names":false,"suffix":""}],"id":"ITEM-1","issued":{"date-parts":[["2016"]]},"title":"BFDA: Bayes factor design analysis package for R","type":"article-journal"},"uris":["http://www.mendeley.com/documents/?uuid=5d94aa70-2161-35e5-9822-0b411b33b468"]}],"mendeley":{"formattedCitation":"&lt;sup&gt;49&lt;/sup&gt;","plainTextFormattedCitation":"49","previouslyFormattedCitation":"&lt;sup&gt;48&lt;/sup&gt;"},"properties":{"noteIndex":0},"schema":"https://github.com/citation-style-language/schema/raw/master/csl-citation.json"}</w:delInstrText>
        </w:r>
        <w:r w:rsidR="00AE277A" w:rsidRPr="00F803EB" w:rsidDel="005D3698">
          <w:rPr>
            <w:rFonts w:cs="Arial"/>
          </w:rPr>
          <w:fldChar w:fldCharType="separate"/>
        </w:r>
        <w:r w:rsidR="0046749D" w:rsidRPr="0046749D" w:rsidDel="005D3698">
          <w:rPr>
            <w:rFonts w:cs="Arial"/>
            <w:noProof/>
            <w:vertAlign w:val="superscript"/>
          </w:rPr>
          <w:delText>49</w:delText>
        </w:r>
        <w:r w:rsidR="00AE277A" w:rsidRPr="00F803EB" w:rsidDel="005D3698">
          <w:rPr>
            <w:rFonts w:cs="Arial"/>
          </w:rPr>
          <w:fldChar w:fldCharType="end"/>
        </w:r>
        <w:r w:rsidR="00AE277A" w:rsidRPr="00F803EB" w:rsidDel="005D3698">
          <w:rPr>
            <w:rFonts w:cs="Arial"/>
          </w:rPr>
          <w:delText xml:space="preserve">  package in R</w:delText>
        </w:r>
      </w:del>
      <w:r w:rsidR="00AE277A" w:rsidRPr="00F803EB">
        <w:rPr>
          <w:rFonts w:cs="Arial"/>
        </w:rPr>
        <w:t>.</w:t>
      </w:r>
      <w:r w:rsidRPr="00F803EB">
        <w:rPr>
          <w:rFonts w:cs="Arial"/>
        </w:rPr>
        <w:t xml:space="preserve"> </w:t>
      </w:r>
      <w:del w:id="56" w:author="Danai Papadopetraki" w:date="2019-08-07T16:24:00Z">
        <w:r w:rsidRPr="00F803EB" w:rsidDel="005D3698">
          <w:rPr>
            <w:rFonts w:cs="Arial"/>
          </w:rPr>
          <w:delText>Based on the results of the power calculation w</w:delText>
        </w:r>
      </w:del>
      <w:ins w:id="57" w:author="Danai Papadopetraki" w:date="2019-08-07T16:24:00Z">
        <w:r w:rsidR="005D3698">
          <w:rPr>
            <w:rFonts w:cs="Arial"/>
          </w:rPr>
          <w:t>W</w:t>
        </w:r>
      </w:ins>
      <w:r w:rsidRPr="00F803EB">
        <w:rPr>
          <w:rFonts w:cs="Arial"/>
        </w:rPr>
        <w:t>e collected 62 data sets (37 women, 20-44 years old, mean: 25.6, standard deviation: 4.3)</w:t>
      </w:r>
      <w:ins w:id="58" w:author="Danai Papadopetraki" w:date="2019-08-07T16:30:00Z">
        <w:r w:rsidR="006F15D5">
          <w:rPr>
            <w:rFonts w:cs="Arial"/>
          </w:rPr>
          <w:t>, at which sample</w:t>
        </w:r>
        <w:r w:rsidR="00BD39A1">
          <w:rPr>
            <w:rFonts w:cs="Arial"/>
          </w:rPr>
          <w:t xml:space="preserve"> size</w:t>
        </w:r>
        <w:r w:rsidR="006F15D5">
          <w:rPr>
            <w:rFonts w:cs="Arial"/>
          </w:rPr>
          <w:t xml:space="preserve"> the boundary was already reached</w:t>
        </w:r>
      </w:ins>
      <w:r w:rsidRPr="00F803EB">
        <w:rPr>
          <w:rFonts w:cs="Arial"/>
        </w:rPr>
        <w:t>. The study was approved by the local ethics committee (CMO region Arnhem/Nijmegen, The Netherlands, CMO2001/095) and all participants provided written informed consent, according to the declaration of Helsinki.</w:t>
      </w:r>
    </w:p>
    <w:p w14:paraId="107A4AD7" w14:textId="77777777" w:rsidR="0033158D" w:rsidRPr="00970564" w:rsidRDefault="0033158D" w:rsidP="00E922A2">
      <w:pPr>
        <w:spacing w:after="0" w:line="360" w:lineRule="auto"/>
        <w:jc w:val="both"/>
        <w:rPr>
          <w:rFonts w:eastAsia="Calibri" w:cs="Arial"/>
        </w:rPr>
      </w:pPr>
    </w:p>
    <w:p w14:paraId="631B0DFA" w14:textId="77777777" w:rsidR="002D12E3" w:rsidRPr="00725DD2" w:rsidRDefault="002D12E3" w:rsidP="00E922A2">
      <w:pPr>
        <w:pStyle w:val="Subtitle"/>
      </w:pPr>
      <w:r w:rsidRPr="00725DD2">
        <w:t>Exclusion criteria</w:t>
      </w:r>
    </w:p>
    <w:p w14:paraId="215E79DC" w14:textId="4CDB8207" w:rsidR="0033158D" w:rsidRPr="00725DD2" w:rsidRDefault="002D12E3" w:rsidP="00E922A2">
      <w:pPr>
        <w:spacing w:after="0" w:line="360" w:lineRule="auto"/>
        <w:jc w:val="both"/>
        <w:rPr>
          <w:rFonts w:cs="Arial"/>
        </w:rPr>
      </w:pPr>
      <w:r w:rsidRPr="00725DD2">
        <w:rPr>
          <w:rFonts w:cs="Arial"/>
        </w:rPr>
        <w:t xml:space="preserve">We excluded participants based on four rules: 1) Failing to pass the </w:t>
      </w:r>
      <w:r w:rsidR="00E47D09" w:rsidRPr="00725DD2">
        <w:rPr>
          <w:rFonts w:eastAsia="Calibri" w:cs="Arial"/>
        </w:rPr>
        <w:t>color</w:t>
      </w:r>
      <w:r w:rsidRPr="00725DD2">
        <w:rPr>
          <w:rFonts w:cs="Arial"/>
        </w:rPr>
        <w:t xml:space="preserve"> sensitivity test twice. 2) Striking evidence that they did not understand or will to perform the tasks. 3) </w:t>
      </w:r>
      <w:r w:rsidR="00215761">
        <w:rPr>
          <w:rFonts w:cs="Arial"/>
        </w:rPr>
        <w:t>M</w:t>
      </w:r>
      <w:r w:rsidRPr="00725DD2">
        <w:rPr>
          <w:rFonts w:cs="Arial"/>
        </w:rPr>
        <w:t xml:space="preserve">ean </w:t>
      </w:r>
      <w:r w:rsidR="008D3296" w:rsidRPr="00725DD2">
        <w:rPr>
          <w:rFonts w:cs="Arial"/>
        </w:rPr>
        <w:t>deviati</w:t>
      </w:r>
      <w:r w:rsidR="008D3296">
        <w:rPr>
          <w:rFonts w:cs="Arial"/>
        </w:rPr>
        <w:t>on exceeding 3 standard deviations from average</w:t>
      </w:r>
      <w:r w:rsidRPr="00725DD2">
        <w:rPr>
          <w:rFonts w:cs="Arial"/>
        </w:rPr>
        <w:t xml:space="preserve"> for at least one of our main conditions (across demand) </w:t>
      </w:r>
      <w:r w:rsidR="00215761">
        <w:rPr>
          <w:rFonts w:cs="Arial"/>
        </w:rPr>
        <w:t>of the working memory task</w:t>
      </w:r>
      <w:r w:rsidRPr="00725DD2">
        <w:rPr>
          <w:rFonts w:cs="Arial"/>
        </w:rPr>
        <w:t xml:space="preserve">. 4) </w:t>
      </w:r>
      <w:r w:rsidR="00215761">
        <w:rPr>
          <w:rFonts w:cs="Arial"/>
        </w:rPr>
        <w:t>Failing to estimate reliable</w:t>
      </w:r>
      <w:r w:rsidRPr="00725DD2">
        <w:rPr>
          <w:rFonts w:cs="Arial"/>
        </w:rPr>
        <w:t xml:space="preserve"> indifference points for at least one condition (across demand levels</w:t>
      </w:r>
      <w:r w:rsidR="00215761" w:rsidRPr="00725DD2">
        <w:rPr>
          <w:rFonts w:cs="Arial"/>
        </w:rPr>
        <w:t>)</w:t>
      </w:r>
      <w:r w:rsidR="00215761">
        <w:rPr>
          <w:rFonts w:cs="Arial"/>
        </w:rPr>
        <w:t xml:space="preserve"> of the </w:t>
      </w:r>
      <w:r w:rsidRPr="00725DD2">
        <w:rPr>
          <w:rFonts w:cs="Arial"/>
        </w:rPr>
        <w:t>effort discounting tasks</w:t>
      </w:r>
      <w:del w:id="59" w:author="Danai Papadopetraki" w:date="2019-08-07T16:31:00Z">
        <w:r w:rsidRPr="00725DD2" w:rsidDel="00BD39A1">
          <w:rPr>
            <w:rFonts w:cs="Arial"/>
          </w:rPr>
          <w:delText xml:space="preserve"> </w:delText>
        </w:r>
      </w:del>
      <w:r w:rsidRPr="00725DD2">
        <w:rPr>
          <w:rFonts w:cs="Arial"/>
        </w:rPr>
        <w:t xml:space="preserve">. </w:t>
      </w:r>
    </w:p>
    <w:p w14:paraId="753C6F59" w14:textId="5BBD8805" w:rsidR="002D12E3" w:rsidRPr="00725DD2" w:rsidRDefault="002D12E3" w:rsidP="00E922A2">
      <w:pPr>
        <w:spacing w:after="0" w:line="360" w:lineRule="auto"/>
        <w:jc w:val="both"/>
        <w:rPr>
          <w:rFonts w:cs="Arial"/>
        </w:rPr>
      </w:pPr>
      <w:r w:rsidRPr="00725DD2">
        <w:rPr>
          <w:rFonts w:cs="Arial"/>
        </w:rPr>
        <w:lastRenderedPageBreak/>
        <w:t xml:space="preserve">Based on our criteria, one outlier was excluded from performance analysis of </w:t>
      </w:r>
      <w:r w:rsidR="0022655F" w:rsidRPr="00725DD2">
        <w:rPr>
          <w:rFonts w:cs="Arial"/>
        </w:rPr>
        <w:t xml:space="preserve">Experiment 1 for deviating more than 3 standard deviations from the mean for ignore (~3SD) and one from </w:t>
      </w:r>
      <w:r w:rsidRPr="00725DD2">
        <w:rPr>
          <w:rFonts w:eastAsia="Calibri" w:cs="Arial"/>
          <w:lang w:eastAsia="ja-JP"/>
        </w:rPr>
        <w:t>Experiment</w:t>
      </w:r>
      <w:r w:rsidRPr="00725DD2">
        <w:rPr>
          <w:rFonts w:cs="Arial"/>
        </w:rPr>
        <w:t xml:space="preserve"> 2 for deviating more than 3 standard deviations from the mean</w:t>
      </w:r>
      <w:r w:rsidR="0022655F" w:rsidRPr="00725DD2">
        <w:rPr>
          <w:rFonts w:cs="Arial"/>
        </w:rPr>
        <w:t xml:space="preserve"> of both conditions (~5.4SD from ignore and ~6.6SD from u</w:t>
      </w:r>
      <w:r w:rsidRPr="00725DD2">
        <w:rPr>
          <w:rFonts w:cs="Arial"/>
        </w:rPr>
        <w:t xml:space="preserve">pdate mean). Four people were excluded from the analysis of </w:t>
      </w:r>
      <w:r w:rsidR="00955042">
        <w:rPr>
          <w:rFonts w:cs="Arial"/>
        </w:rPr>
        <w:t>task</w:t>
      </w:r>
      <w:r w:rsidRPr="00725DD2">
        <w:rPr>
          <w:rFonts w:cs="Arial"/>
        </w:rPr>
        <w:t xml:space="preserve"> vs no effort indifference points in </w:t>
      </w:r>
      <w:r w:rsidRPr="00725DD2">
        <w:rPr>
          <w:rFonts w:eastAsia="Calibri" w:cs="Arial"/>
          <w:lang w:eastAsia="ja-JP"/>
        </w:rPr>
        <w:t>Experiment</w:t>
      </w:r>
      <w:r w:rsidRPr="00725DD2">
        <w:rPr>
          <w:rFonts w:cs="Arial"/>
        </w:rPr>
        <w:t xml:space="preserve"> 1 and twelve in </w:t>
      </w:r>
      <w:r w:rsidRPr="00725DD2">
        <w:rPr>
          <w:rFonts w:eastAsia="Calibri" w:cs="Arial"/>
          <w:lang w:eastAsia="ja-JP"/>
        </w:rPr>
        <w:t>Experiment</w:t>
      </w:r>
      <w:r w:rsidRPr="00725DD2">
        <w:rPr>
          <w:rFonts w:cs="Arial"/>
        </w:rPr>
        <w:t xml:space="preserve"> 2.</w:t>
      </w:r>
      <w:r w:rsidR="008A5F12" w:rsidRPr="00725DD2">
        <w:rPr>
          <w:rFonts w:cs="Arial"/>
        </w:rPr>
        <w:t xml:space="preserve"> </w:t>
      </w:r>
      <w:r w:rsidRPr="00725DD2">
        <w:rPr>
          <w:rFonts w:cs="Arial"/>
        </w:rPr>
        <w:t xml:space="preserve">In </w:t>
      </w:r>
      <w:r w:rsidRPr="00725DD2">
        <w:rPr>
          <w:rFonts w:eastAsia="Calibri" w:cs="Arial"/>
          <w:lang w:eastAsia="ja-JP"/>
        </w:rPr>
        <w:t>Experiment</w:t>
      </w:r>
      <w:r w:rsidRPr="00725DD2">
        <w:rPr>
          <w:rFonts w:cs="Arial"/>
        </w:rPr>
        <w:t xml:space="preserve"> 1, all four were excluded because we could not estimate indifference points for at least one of the two conditions (ignore/update).</w:t>
      </w:r>
      <w:r w:rsidRPr="00725DD2">
        <w:rPr>
          <w:rFonts w:cs="Arial"/>
          <w:color w:val="FF0000"/>
        </w:rPr>
        <w:t xml:space="preserve"> </w:t>
      </w:r>
      <w:r w:rsidRPr="00725DD2">
        <w:rPr>
          <w:rFonts w:cs="Arial"/>
        </w:rPr>
        <w:t xml:space="preserve">Among the four that were excluded, one always chose the </w:t>
      </w:r>
      <w:r w:rsidR="00814D10" w:rsidRPr="00725DD2">
        <w:rPr>
          <w:rFonts w:cs="Arial"/>
        </w:rPr>
        <w:t>no effort</w:t>
      </w:r>
      <w:r w:rsidRPr="00725DD2">
        <w:rPr>
          <w:rFonts w:cs="Arial"/>
        </w:rPr>
        <w:t xml:space="preserve"> option, one of them always chose the task option and one of them always chose no effort for update trials and task for ignore trials. In </w:t>
      </w:r>
      <w:r w:rsidRPr="00725DD2">
        <w:rPr>
          <w:rFonts w:eastAsia="Calibri" w:cs="Arial"/>
          <w:lang w:eastAsia="ja-JP"/>
        </w:rPr>
        <w:t>Experiment</w:t>
      </w:r>
      <w:r w:rsidRPr="00725DD2">
        <w:rPr>
          <w:rFonts w:cs="Arial"/>
        </w:rPr>
        <w:t xml:space="preserve"> 2, eleven participants were excluded due to inadequate response variability and one because he was not performing the task. Out of the eleven whose IPs we could not estimate, one almost always chose the task option and the rest always preferred the </w:t>
      </w:r>
      <w:r w:rsidR="00814D10" w:rsidRPr="00725DD2">
        <w:rPr>
          <w:rFonts w:cs="Arial"/>
        </w:rPr>
        <w:t>no effort</w:t>
      </w:r>
      <w:r w:rsidRPr="00725DD2">
        <w:rPr>
          <w:rFonts w:cs="Arial"/>
        </w:rPr>
        <w:t xml:space="preserve"> option. The other participant always responded using one of the two response buttons. This is a clear indication that he was not trying to perform the task because easy and hard offer presentation was counterbalanced across response buttons.</w:t>
      </w:r>
      <w:r w:rsidR="008A5F12" w:rsidRPr="00725DD2">
        <w:rPr>
          <w:rFonts w:cs="Arial"/>
        </w:rPr>
        <w:t xml:space="preserve"> </w:t>
      </w:r>
      <w:r w:rsidRPr="00725DD2">
        <w:rPr>
          <w:rFonts w:cs="Arial"/>
        </w:rPr>
        <w:t xml:space="preserve">We excluded two participants from the analysis of “ignore vs update” indifference points in </w:t>
      </w:r>
      <w:r w:rsidRPr="00725DD2">
        <w:rPr>
          <w:rFonts w:eastAsia="Calibri" w:cs="Arial"/>
        </w:rPr>
        <w:t>Experiment</w:t>
      </w:r>
      <w:r w:rsidRPr="00725DD2">
        <w:rPr>
          <w:rFonts w:cs="Arial"/>
        </w:rPr>
        <w:t xml:space="preserve"> 1 analysis; one because we could not estimate any indifference points (always chose ignore) and another because they deviated more than 3 standard deviations from the mean. Four participants were excluded in the replication for the same analysis. One always chose ignore, two always chose update and one did not do the task (see above</w:t>
      </w:r>
      <w:commentRangeStart w:id="60"/>
      <w:r w:rsidRPr="00725DD2">
        <w:rPr>
          <w:rFonts w:cs="Arial"/>
        </w:rPr>
        <w:t>).</w:t>
      </w:r>
      <w:commentRangeEnd w:id="60"/>
      <w:r w:rsidR="00960BFB">
        <w:rPr>
          <w:rStyle w:val="CommentReference"/>
          <w:rFonts w:eastAsiaTheme="minorEastAsia"/>
        </w:rPr>
        <w:commentReference w:id="60"/>
      </w:r>
    </w:p>
    <w:p w14:paraId="220440E7" w14:textId="10F699A1" w:rsidR="0033158D" w:rsidRPr="00970564" w:rsidRDefault="0033158D" w:rsidP="00E922A2">
      <w:pPr>
        <w:spacing w:after="0" w:line="360" w:lineRule="auto"/>
        <w:jc w:val="both"/>
        <w:rPr>
          <w:rFonts w:eastAsia="Calibri" w:cs="Arial"/>
        </w:rPr>
      </w:pPr>
    </w:p>
    <w:p w14:paraId="1C94C296" w14:textId="507F292E" w:rsidR="0033158D" w:rsidRPr="00725DD2" w:rsidRDefault="0033158D" w:rsidP="00E922A2">
      <w:pPr>
        <w:pStyle w:val="Subtitle"/>
      </w:pPr>
      <w:r w:rsidRPr="00725DD2">
        <w:t>Task design</w:t>
      </w:r>
    </w:p>
    <w:p w14:paraId="63F7AB1F" w14:textId="1E450002" w:rsidR="00676E42" w:rsidRDefault="002D12E3" w:rsidP="00E922A2">
      <w:pPr>
        <w:spacing w:after="0" w:line="360" w:lineRule="auto"/>
        <w:jc w:val="both"/>
        <w:rPr>
          <w:rFonts w:cs="Arial"/>
        </w:rPr>
      </w:pPr>
      <w:r w:rsidRPr="00725DD2">
        <w:rPr>
          <w:rFonts w:eastAsia="Calibri" w:cs="Arial"/>
        </w:rPr>
        <w:t>All</w:t>
      </w:r>
      <w:r w:rsidR="008A5F12" w:rsidRPr="00725DD2">
        <w:rPr>
          <w:rFonts w:eastAsia="Calibri" w:cs="Arial"/>
        </w:rPr>
        <w:t xml:space="preserve"> </w:t>
      </w:r>
      <w:r w:rsidRPr="00725DD2">
        <w:rPr>
          <w:rFonts w:eastAsia="Calibri" w:cs="Arial"/>
        </w:rPr>
        <w:t>paradigms were entirely programmed in MATLAB (</w:t>
      </w:r>
      <w:r w:rsidRPr="00725DD2">
        <w:rPr>
          <w:rFonts w:eastAsia="Times New Roman" w:cs="Arial"/>
          <w:color w:val="000000"/>
          <w:lang w:eastAsia="zh-CN"/>
        </w:rPr>
        <w:t>Mathworks, Natick, MA, USA</w:t>
      </w:r>
      <w:r w:rsidRPr="00725DD2">
        <w:rPr>
          <w:rFonts w:eastAsia="Calibri" w:cs="Arial"/>
        </w:rPr>
        <w:t>)(release 2013a) using the P</w:t>
      </w:r>
      <w:r w:rsidR="00900833" w:rsidRPr="00725DD2">
        <w:rPr>
          <w:rFonts w:eastAsia="Calibri" w:cs="Arial"/>
        </w:rPr>
        <w:t>sychophysics Toolbox extension</w:t>
      </w:r>
      <w:r w:rsidR="00900833" w:rsidRPr="00725DD2">
        <w:rPr>
          <w:rFonts w:eastAsia="Calibri" w:cs="Arial"/>
        </w:rPr>
        <w:fldChar w:fldCharType="begin" w:fldLock="1"/>
      </w:r>
      <w:r w:rsidR="00F3254F">
        <w:rPr>
          <w:rFonts w:eastAsia="Calibri" w:cs="Arial"/>
        </w:rPr>
        <w:instrText>ADDIN CSL_CITATION {"citationItems":[{"id":"ITEM-1","itemData":{"ISSN":"0169-1015","PMID":"9176952","abstract":"The Psychophysics Toolbox is a software package that supports visual psychophysics. Its routines provide an interface between a high-level interpreted language (MATLAB on the Macintosh) and the video display hardware. A set of example programs is included with the Toolbox distribution.","author":[{"dropping-particle":"","family":"Brainard","given":"D H","non-dropping-particle":"","parse-names":false,"suffix":""}],"container-title":"Spatial vision","id":"ITEM-1","issue":"4","issued":{"date-parts":[["1997"]]},"page":"433-6","title":"The Psychophysics Toolbox.","type":"article-journal","volume":"10"},"uris":["http://www.mendeley.com/documents/?uuid=b07ce96d-3de3-39fd-9331-76b112fa1583"]}],"mendeley":{"formattedCitation":"&lt;sup&gt;51&lt;/sup&gt;","plainTextFormattedCitation":"51","previouslyFormattedCitation":"&lt;sup&gt;50&lt;/sup&gt;"},"properties":{"noteIndex":0},"schema":"https://github.com/citation-style-language/schema/raw/master/csl-citation.json"}</w:instrText>
      </w:r>
      <w:r w:rsidR="00900833" w:rsidRPr="00725DD2">
        <w:rPr>
          <w:rFonts w:eastAsia="Calibri" w:cs="Arial"/>
        </w:rPr>
        <w:fldChar w:fldCharType="separate"/>
      </w:r>
      <w:r w:rsidR="00F3254F" w:rsidRPr="00F3254F">
        <w:rPr>
          <w:rFonts w:eastAsia="Calibri" w:cs="Arial"/>
          <w:noProof/>
          <w:vertAlign w:val="superscript"/>
        </w:rPr>
        <w:t>51</w:t>
      </w:r>
      <w:r w:rsidR="00900833" w:rsidRPr="00725DD2">
        <w:rPr>
          <w:rFonts w:eastAsia="Calibri" w:cs="Arial"/>
        </w:rPr>
        <w:fldChar w:fldCharType="end"/>
      </w:r>
      <w:r w:rsidR="00900833" w:rsidRPr="00725DD2">
        <w:rPr>
          <w:rFonts w:eastAsia="Calibri" w:cs="Arial"/>
        </w:rPr>
        <w:t xml:space="preserve"> </w:t>
      </w:r>
      <w:r w:rsidRPr="00725DD2">
        <w:rPr>
          <w:rFonts w:cs="Arial"/>
        </w:rPr>
        <w:t xml:space="preserve">(version 3.0.12 ) on a Windows 7 operating system. The screen resolution was 1920x1080 pixels. The background </w:t>
      </w:r>
      <w:r w:rsidR="00E47D09" w:rsidRPr="00725DD2">
        <w:rPr>
          <w:rFonts w:eastAsia="Calibri" w:cs="Arial"/>
        </w:rPr>
        <w:t>color</w:t>
      </w:r>
      <w:r w:rsidRPr="00725DD2">
        <w:rPr>
          <w:rFonts w:cs="Arial"/>
        </w:rPr>
        <w:t xml:space="preserve"> for all paradigms was grey (R: 200 G:200 B:200).</w:t>
      </w:r>
    </w:p>
    <w:p w14:paraId="2C7400D1" w14:textId="77777777" w:rsidR="00676E42" w:rsidRDefault="00676E42" w:rsidP="00E922A2">
      <w:pPr>
        <w:spacing w:after="0" w:line="360" w:lineRule="auto"/>
        <w:jc w:val="both"/>
        <w:rPr>
          <w:rFonts w:cs="Arial"/>
        </w:rPr>
      </w:pPr>
    </w:p>
    <w:p w14:paraId="591EB008" w14:textId="4BF5B6D6" w:rsidR="002D12E3" w:rsidRPr="00725DD2" w:rsidRDefault="002D12E3" w:rsidP="00E922A2">
      <w:pPr>
        <w:spacing w:after="0" w:line="360" w:lineRule="auto"/>
        <w:jc w:val="both"/>
        <w:rPr>
          <w:rFonts w:cs="Arial"/>
        </w:rPr>
      </w:pPr>
      <w:r w:rsidRPr="00725DD2">
        <w:rPr>
          <w:rFonts w:cs="Arial"/>
        </w:rPr>
        <w:t xml:space="preserve">The experiment lasted about 130 minutes and consisted of four tasks performed at a computer and questionnaires that participants filled in at the end. The first task (~7min) was a </w:t>
      </w:r>
      <w:r w:rsidR="00E47D09" w:rsidRPr="00725DD2">
        <w:rPr>
          <w:rFonts w:eastAsia="Calibri" w:cs="Arial"/>
        </w:rPr>
        <w:t>color</w:t>
      </w:r>
      <w:r w:rsidRPr="00725DD2">
        <w:rPr>
          <w:rFonts w:cs="Arial"/>
        </w:rPr>
        <w:t xml:space="preserve"> sensitivity test aiming to check whether participants were sensitive to the </w:t>
      </w:r>
      <w:r w:rsidR="00E47D09" w:rsidRPr="00725DD2">
        <w:rPr>
          <w:rFonts w:eastAsia="Calibri" w:cs="Arial"/>
        </w:rPr>
        <w:t>color</w:t>
      </w:r>
      <w:r w:rsidRPr="00725DD2">
        <w:rPr>
          <w:rFonts w:eastAsia="Calibri" w:cs="Arial"/>
        </w:rPr>
        <w:t>ful</w:t>
      </w:r>
      <w:r w:rsidRPr="00725DD2">
        <w:rPr>
          <w:rFonts w:cs="Arial"/>
        </w:rPr>
        <w:t xml:space="preserve"> stimuli used in </w:t>
      </w:r>
      <w:r w:rsidRPr="00725DD2">
        <w:rPr>
          <w:rFonts w:cs="Arial"/>
        </w:rPr>
        <w:lastRenderedPageBreak/>
        <w:t xml:space="preserve">the </w:t>
      </w:r>
      <w:r w:rsidR="00E47D09" w:rsidRPr="00725DD2">
        <w:rPr>
          <w:rFonts w:eastAsia="Calibri" w:cs="Arial"/>
        </w:rPr>
        <w:t>color</w:t>
      </w:r>
      <w:r w:rsidRPr="00725DD2">
        <w:rPr>
          <w:rFonts w:cs="Arial"/>
        </w:rPr>
        <w:t xml:space="preserve"> wheel </w:t>
      </w:r>
      <w:r w:rsidRPr="00725DD2">
        <w:rPr>
          <w:rFonts w:eastAsia="Calibri" w:cs="Arial"/>
        </w:rPr>
        <w:t xml:space="preserve">memory </w:t>
      </w:r>
      <w:r w:rsidRPr="00725DD2">
        <w:rPr>
          <w:rFonts w:cs="Arial"/>
        </w:rPr>
        <w:t xml:space="preserve">task. Participants then proceeded with the </w:t>
      </w:r>
      <w:r w:rsidR="00E47D09" w:rsidRPr="00725DD2">
        <w:rPr>
          <w:rFonts w:eastAsia="Calibri" w:cs="Arial"/>
        </w:rPr>
        <w:t>color</w:t>
      </w:r>
      <w:r w:rsidRPr="00725DD2">
        <w:rPr>
          <w:rFonts w:cs="Arial"/>
        </w:rPr>
        <w:t xml:space="preserve"> wheel</w:t>
      </w:r>
      <w:r w:rsidRPr="00725DD2">
        <w:rPr>
          <w:rFonts w:eastAsia="Calibri" w:cs="Arial"/>
        </w:rPr>
        <w:t xml:space="preserve"> working</w:t>
      </w:r>
      <w:r w:rsidRPr="00725DD2">
        <w:rPr>
          <w:rFonts w:cs="Arial"/>
        </w:rPr>
        <w:t xml:space="preserve"> memory task to acquire experience with varying demand of the two working memory processes of interest (~10min practice and 30min task). The third task (~5min practice and 55min task) was a cognitive effort discounting paradigm that was used to estimate subjective value and address our research questions. The last computer-based task was a redo of the </w:t>
      </w:r>
      <w:r w:rsidR="00E47D09" w:rsidRPr="00725DD2">
        <w:rPr>
          <w:rFonts w:eastAsia="Calibri" w:cs="Arial"/>
        </w:rPr>
        <w:t>color</w:t>
      </w:r>
      <w:r w:rsidRPr="00725DD2">
        <w:rPr>
          <w:rFonts w:cs="Arial"/>
        </w:rPr>
        <w:t xml:space="preserve"> wheel task (~10min). Finally, participants filled in some experiment-related questionnaires (~5min). </w:t>
      </w:r>
    </w:p>
    <w:p w14:paraId="5FF1C958" w14:textId="2DA0A16A" w:rsidR="0033158D" w:rsidRPr="00970564" w:rsidRDefault="0033158D" w:rsidP="00E922A2">
      <w:pPr>
        <w:spacing w:after="0" w:line="360" w:lineRule="auto"/>
        <w:jc w:val="both"/>
        <w:rPr>
          <w:rFonts w:eastAsia="Calibri" w:cs="Arial"/>
        </w:rPr>
      </w:pPr>
    </w:p>
    <w:p w14:paraId="09540212" w14:textId="1EFC5C8B" w:rsidR="002D12E3" w:rsidRPr="00725DD2" w:rsidRDefault="00E47D09" w:rsidP="00E922A2">
      <w:pPr>
        <w:pStyle w:val="Subtitle"/>
      </w:pPr>
      <w:r w:rsidRPr="00725DD2">
        <w:t>Color</w:t>
      </w:r>
      <w:r w:rsidR="002D12E3" w:rsidRPr="00725DD2">
        <w:t xml:space="preserve"> sensitivity task </w:t>
      </w:r>
    </w:p>
    <w:p w14:paraId="76E013E0" w14:textId="01495D4F" w:rsidR="002D12E3" w:rsidRPr="00725DD2" w:rsidRDefault="002D12E3" w:rsidP="00E922A2">
      <w:pPr>
        <w:spacing w:line="360" w:lineRule="auto"/>
        <w:jc w:val="both"/>
        <w:rPr>
          <w:rFonts w:cs="Arial"/>
        </w:rPr>
      </w:pPr>
      <w:r w:rsidRPr="00725DD2">
        <w:rPr>
          <w:rFonts w:cs="Arial"/>
        </w:rPr>
        <w:t xml:space="preserve">For our working memory task, we used </w:t>
      </w:r>
      <w:r w:rsidR="00E47D09" w:rsidRPr="00725DD2">
        <w:rPr>
          <w:rFonts w:eastAsia="Calibri" w:cs="Arial"/>
        </w:rPr>
        <w:t>color</w:t>
      </w:r>
      <w:r w:rsidRPr="00725DD2">
        <w:rPr>
          <w:rFonts w:cs="Arial"/>
        </w:rPr>
        <w:t xml:space="preserve"> stimuli and a </w:t>
      </w:r>
      <w:r w:rsidR="00E47D09" w:rsidRPr="00725DD2">
        <w:rPr>
          <w:rFonts w:eastAsia="Calibri" w:cs="Arial"/>
        </w:rPr>
        <w:t>color</w:t>
      </w:r>
      <w:r w:rsidRPr="00725DD2">
        <w:rPr>
          <w:rFonts w:cs="Arial"/>
        </w:rPr>
        <w:t xml:space="preserve"> wheel, so it was crucial that our participants’ </w:t>
      </w:r>
      <w:r w:rsidR="00E47D09" w:rsidRPr="00725DD2">
        <w:rPr>
          <w:rFonts w:eastAsia="Calibri" w:cs="Arial"/>
        </w:rPr>
        <w:t>color</w:t>
      </w:r>
      <w:r w:rsidRPr="00725DD2">
        <w:rPr>
          <w:rFonts w:cs="Arial"/>
        </w:rPr>
        <w:t xml:space="preserve"> vision was not impaired. To test their sensitivity to our manipulation we developed a version of the </w:t>
      </w:r>
      <w:r w:rsidR="00E47D09" w:rsidRPr="00725DD2">
        <w:rPr>
          <w:rFonts w:eastAsia="Calibri" w:cs="Arial"/>
        </w:rPr>
        <w:t>color</w:t>
      </w:r>
      <w:r w:rsidRPr="00725DD2">
        <w:rPr>
          <w:rFonts w:cs="Arial"/>
        </w:rPr>
        <w:t xml:space="preserve"> wheel task without a working memory component. </w:t>
      </w:r>
      <w:r w:rsidRPr="00725DD2">
        <w:rPr>
          <w:rFonts w:cs="Arial"/>
        </w:rPr>
        <w:softHyphen/>
      </w:r>
      <w:r w:rsidRPr="00725DD2">
        <w:rPr>
          <w:rFonts w:cs="Arial"/>
        </w:rPr>
        <w:softHyphen/>
      </w:r>
      <w:r w:rsidRPr="00725DD2">
        <w:rPr>
          <w:rFonts w:cs="Arial"/>
        </w:rPr>
        <w:softHyphen/>
        <w:t xml:space="preserve">In this task participants viewed a </w:t>
      </w:r>
      <w:r w:rsidR="00E47D09" w:rsidRPr="00725DD2">
        <w:rPr>
          <w:rFonts w:eastAsia="Calibri" w:cs="Arial"/>
        </w:rPr>
        <w:t>color</w:t>
      </w:r>
      <w:r w:rsidRPr="00725DD2">
        <w:rPr>
          <w:rFonts w:eastAsia="Calibri" w:cs="Arial"/>
        </w:rPr>
        <w:t>ed</w:t>
      </w:r>
      <w:r w:rsidRPr="00725DD2">
        <w:rPr>
          <w:rFonts w:cs="Arial"/>
        </w:rPr>
        <w:t xml:space="preserve"> square in the middle of the screen and the same </w:t>
      </w:r>
      <w:r w:rsidR="00E47D09" w:rsidRPr="00725DD2">
        <w:rPr>
          <w:rFonts w:eastAsia="Calibri" w:cs="Arial"/>
        </w:rPr>
        <w:t>color</w:t>
      </w:r>
      <w:r w:rsidRPr="00725DD2">
        <w:rPr>
          <w:rFonts w:cs="Arial"/>
        </w:rPr>
        <w:t xml:space="preserve"> wheel used in the memory task. Their goal was to click on the </w:t>
      </w:r>
      <w:r w:rsidR="00E47D09" w:rsidRPr="00725DD2">
        <w:rPr>
          <w:rFonts w:eastAsia="Calibri" w:cs="Arial"/>
        </w:rPr>
        <w:t>color</w:t>
      </w:r>
      <w:r w:rsidRPr="00725DD2">
        <w:rPr>
          <w:rFonts w:cs="Arial"/>
        </w:rPr>
        <w:t xml:space="preserve"> of the wheel that matched the </w:t>
      </w:r>
      <w:r w:rsidR="00E47D09" w:rsidRPr="00725DD2">
        <w:rPr>
          <w:rFonts w:eastAsia="Calibri" w:cs="Arial"/>
        </w:rPr>
        <w:t>color</w:t>
      </w:r>
      <w:r w:rsidRPr="00725DD2">
        <w:rPr>
          <w:rFonts w:eastAsia="Calibri" w:cs="Arial"/>
        </w:rPr>
        <w:t>ed</w:t>
      </w:r>
      <w:r w:rsidRPr="00725DD2">
        <w:rPr>
          <w:rFonts w:cs="Arial"/>
        </w:rPr>
        <w:t xml:space="preserve"> square. </w:t>
      </w:r>
    </w:p>
    <w:p w14:paraId="0D676014" w14:textId="77777777" w:rsidR="002D12E3" w:rsidRPr="00970564" w:rsidRDefault="002D12E3" w:rsidP="00E922A2">
      <w:pPr>
        <w:spacing w:line="360" w:lineRule="auto"/>
        <w:jc w:val="both"/>
        <w:rPr>
          <w:rFonts w:cs="Arial"/>
        </w:rPr>
      </w:pPr>
    </w:p>
    <w:p w14:paraId="51DDA1BA" w14:textId="77777777" w:rsidR="002D12E3" w:rsidRPr="00970564" w:rsidRDefault="002D12E3" w:rsidP="00E922A2">
      <w:pPr>
        <w:spacing w:line="360" w:lineRule="auto"/>
        <w:jc w:val="both"/>
        <w:rPr>
          <w:rFonts w:cs="Arial"/>
        </w:rPr>
      </w:pPr>
    </w:p>
    <w:p w14:paraId="3E923AD5" w14:textId="643A673F" w:rsidR="002D12E3" w:rsidRPr="00970564" w:rsidRDefault="00350539" w:rsidP="00E922A2">
      <w:pPr>
        <w:spacing w:line="360" w:lineRule="auto"/>
        <w:jc w:val="both"/>
        <w:rPr>
          <w:rFonts w:cs="Arial"/>
          <w:i/>
        </w:rPr>
      </w:pPr>
      <w:r>
        <w:rPr>
          <w:rFonts w:cs="Arial"/>
          <w:i/>
          <w:noProof/>
        </w:rPr>
        <w:lastRenderedPageBreak/>
        <w:drawing>
          <wp:inline distT="0" distB="0" distL="0" distR="0" wp14:anchorId="2F97CCA8" wp14:editId="2B948C30">
            <wp:extent cx="5943600" cy="5404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orSensSing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04485"/>
                    </a:xfrm>
                    <a:prstGeom prst="rect">
                      <a:avLst/>
                    </a:prstGeom>
                  </pic:spPr>
                </pic:pic>
              </a:graphicData>
            </a:graphic>
          </wp:inline>
        </w:drawing>
      </w:r>
    </w:p>
    <w:p w14:paraId="0AE7C431" w14:textId="1F88CAA9" w:rsidR="002D12E3" w:rsidRPr="00970564" w:rsidRDefault="002D12E3" w:rsidP="00E922A2">
      <w:pPr>
        <w:spacing w:line="240" w:lineRule="auto"/>
        <w:jc w:val="both"/>
        <w:rPr>
          <w:rFonts w:cs="Arial"/>
        </w:rPr>
      </w:pPr>
      <w:r w:rsidRPr="00970564">
        <w:rPr>
          <w:rFonts w:cs="Arial"/>
          <w:i/>
        </w:rPr>
        <w:t>Figure 7</w:t>
      </w:r>
      <w:r w:rsidR="00AE277A" w:rsidRPr="00970564">
        <w:rPr>
          <w:rFonts w:cs="Arial"/>
          <w:i/>
        </w:rPr>
        <w:t>.</w:t>
      </w:r>
      <w:r w:rsidR="0033158D" w:rsidRPr="0030171C">
        <w:t xml:space="preserve"> </w:t>
      </w:r>
      <w:r w:rsidRPr="00970564">
        <w:rPr>
          <w:rFonts w:cs="Arial"/>
        </w:rPr>
        <w:t xml:space="preserve">Two example trials of the </w:t>
      </w:r>
      <w:r w:rsidR="00E47D09" w:rsidRPr="00970564">
        <w:rPr>
          <w:rFonts w:eastAsia="Calibri" w:cs="Arial"/>
        </w:rPr>
        <w:t>color</w:t>
      </w:r>
      <w:r w:rsidRPr="00970564">
        <w:rPr>
          <w:rFonts w:cs="Arial"/>
        </w:rPr>
        <w:t xml:space="preserve"> sensi</w:t>
      </w:r>
      <w:r w:rsidR="00F54E84">
        <w:rPr>
          <w:rFonts w:cs="Arial"/>
        </w:rPr>
        <w:t>tivity task. Participants view</w:t>
      </w:r>
      <w:r w:rsidRPr="00970564">
        <w:rPr>
          <w:rFonts w:cs="Arial"/>
        </w:rPr>
        <w:t xml:space="preserve"> a </w:t>
      </w:r>
      <w:r w:rsidR="00E47D09" w:rsidRPr="00970564">
        <w:rPr>
          <w:rFonts w:eastAsia="Calibri" w:cs="Arial"/>
        </w:rPr>
        <w:t>color</w:t>
      </w:r>
      <w:r w:rsidRPr="00970564">
        <w:rPr>
          <w:rFonts w:eastAsia="Calibri" w:cs="Arial"/>
        </w:rPr>
        <w:t>ed</w:t>
      </w:r>
      <w:r w:rsidRPr="00970564">
        <w:rPr>
          <w:rFonts w:cs="Arial"/>
        </w:rPr>
        <w:t xml:space="preserve"> square in the middle of the screen and they </w:t>
      </w:r>
      <w:r w:rsidR="00F54E84">
        <w:rPr>
          <w:rFonts w:cs="Arial"/>
        </w:rPr>
        <w:t>have</w:t>
      </w:r>
      <w:r w:rsidRPr="00970564">
        <w:rPr>
          <w:rFonts w:cs="Arial"/>
        </w:rPr>
        <w:t xml:space="preserve"> to click with a mouse on the corresponding </w:t>
      </w:r>
      <w:r w:rsidR="00E47D09" w:rsidRPr="00970564">
        <w:rPr>
          <w:rFonts w:eastAsia="Calibri" w:cs="Arial"/>
        </w:rPr>
        <w:t>color</w:t>
      </w:r>
      <w:r w:rsidRPr="00970564">
        <w:rPr>
          <w:rFonts w:cs="Arial"/>
        </w:rPr>
        <w:t xml:space="preserve"> on the </w:t>
      </w:r>
      <w:r w:rsidR="00E47D09" w:rsidRPr="00970564">
        <w:rPr>
          <w:rFonts w:eastAsia="Calibri" w:cs="Arial"/>
        </w:rPr>
        <w:t>color</w:t>
      </w:r>
      <w:r w:rsidRPr="00970564">
        <w:rPr>
          <w:rFonts w:cs="Arial"/>
        </w:rPr>
        <w:t xml:space="preserve"> wheel. A black line indicat</w:t>
      </w:r>
      <w:r w:rsidR="00F54E84">
        <w:rPr>
          <w:rFonts w:cs="Arial"/>
        </w:rPr>
        <w:t>es</w:t>
      </w:r>
      <w:r w:rsidRPr="00970564">
        <w:rPr>
          <w:rFonts w:cs="Arial"/>
        </w:rPr>
        <w:t xml:space="preserve"> the selected </w:t>
      </w:r>
      <w:r w:rsidR="00E47D09" w:rsidRPr="00970564">
        <w:rPr>
          <w:rFonts w:eastAsia="Calibri" w:cs="Arial"/>
        </w:rPr>
        <w:t>color</w:t>
      </w:r>
      <w:r w:rsidRPr="00970564">
        <w:rPr>
          <w:rFonts w:cs="Arial"/>
        </w:rPr>
        <w:t xml:space="preserve"> and a successive line the correct </w:t>
      </w:r>
      <w:r w:rsidR="00E47D09" w:rsidRPr="00970564">
        <w:rPr>
          <w:rFonts w:eastAsia="Calibri" w:cs="Arial"/>
        </w:rPr>
        <w:t>color</w:t>
      </w:r>
      <w:r w:rsidRPr="00970564">
        <w:rPr>
          <w:rFonts w:cs="Arial"/>
        </w:rPr>
        <w:t xml:space="preserve">. If the selected </w:t>
      </w:r>
      <w:r w:rsidR="00E47D09" w:rsidRPr="00970564">
        <w:rPr>
          <w:rFonts w:eastAsia="Calibri" w:cs="Arial"/>
        </w:rPr>
        <w:t>color</w:t>
      </w:r>
      <w:r w:rsidRPr="00970564">
        <w:rPr>
          <w:rFonts w:cs="Arial"/>
        </w:rPr>
        <w:t xml:space="preserve"> deviated 10</w:t>
      </w:r>
      <w:r w:rsidRPr="00970564">
        <w:rPr>
          <w:rFonts w:cs="Arial"/>
          <w:vertAlign w:val="superscript"/>
        </w:rPr>
        <w:t>o</w:t>
      </w:r>
      <w:r w:rsidRPr="00970564">
        <w:rPr>
          <w:rFonts w:cs="Arial"/>
        </w:rPr>
        <w:t xml:space="preserve"> or less from the correct </w:t>
      </w:r>
      <w:r w:rsidR="00E47D09" w:rsidRPr="00970564">
        <w:rPr>
          <w:rFonts w:eastAsia="Calibri" w:cs="Arial"/>
        </w:rPr>
        <w:t>color</w:t>
      </w:r>
      <w:r w:rsidRPr="00970564">
        <w:rPr>
          <w:rFonts w:cs="Arial"/>
        </w:rPr>
        <w:t xml:space="preserve"> they received feedback that they performed well. The task </w:t>
      </w:r>
      <w:r w:rsidR="00F54E84">
        <w:rPr>
          <w:rFonts w:cs="Arial"/>
        </w:rPr>
        <w:t>is self-paced (24 trials total). They successfully complete</w:t>
      </w:r>
      <w:r w:rsidRPr="00970564">
        <w:rPr>
          <w:rFonts w:cs="Arial"/>
        </w:rPr>
        <w:t xml:space="preserve"> the task if their average deviance </w:t>
      </w:r>
      <w:r w:rsidR="00F54E84">
        <w:rPr>
          <w:rFonts w:cs="Arial"/>
        </w:rPr>
        <w:t>is</w:t>
      </w:r>
      <w:r w:rsidRPr="00970564">
        <w:rPr>
          <w:rFonts w:cs="Arial"/>
        </w:rPr>
        <w:t xml:space="preserve"> less than 15</w:t>
      </w:r>
      <w:r w:rsidRPr="00970564">
        <w:rPr>
          <w:rFonts w:cs="Arial"/>
          <w:vertAlign w:val="superscript"/>
        </w:rPr>
        <w:t>o</w:t>
      </w:r>
      <w:r w:rsidRPr="00970564">
        <w:rPr>
          <w:rFonts w:cs="Arial"/>
        </w:rPr>
        <w:t>.</w:t>
      </w:r>
    </w:p>
    <w:p w14:paraId="25CB5BF9" w14:textId="77777777" w:rsidR="0033158D" w:rsidRPr="00970564" w:rsidRDefault="0033158D" w:rsidP="00E922A2">
      <w:pPr>
        <w:spacing w:line="276" w:lineRule="auto"/>
        <w:jc w:val="both"/>
        <w:rPr>
          <w:rFonts w:eastAsia="Calibri" w:cs="Arial"/>
          <w:i/>
        </w:rPr>
      </w:pPr>
    </w:p>
    <w:p w14:paraId="785E31DC" w14:textId="4519DFF2" w:rsidR="002D12E3" w:rsidRPr="00076704" w:rsidRDefault="002D12E3" w:rsidP="00E922A2">
      <w:pPr>
        <w:spacing w:line="360" w:lineRule="auto"/>
        <w:jc w:val="both"/>
        <w:rPr>
          <w:rFonts w:cs="Arial"/>
        </w:rPr>
      </w:pPr>
      <w:r w:rsidRPr="00076704">
        <w:rPr>
          <w:rFonts w:cs="Arial"/>
        </w:rPr>
        <w:t xml:space="preserve">The stimuli used for the </w:t>
      </w:r>
      <w:r w:rsidR="00E47D09" w:rsidRPr="00076704">
        <w:rPr>
          <w:rFonts w:eastAsia="Calibri" w:cs="Arial"/>
        </w:rPr>
        <w:t>color</w:t>
      </w:r>
      <w:r w:rsidRPr="00076704">
        <w:rPr>
          <w:rFonts w:cs="Arial"/>
        </w:rPr>
        <w:t xml:space="preserve"> sensitivity task were a </w:t>
      </w:r>
      <w:r w:rsidR="00E47D09" w:rsidRPr="00076704">
        <w:rPr>
          <w:rFonts w:eastAsia="Calibri" w:cs="Arial"/>
        </w:rPr>
        <w:t>color</w:t>
      </w:r>
      <w:r w:rsidRPr="00076704">
        <w:rPr>
          <w:rFonts w:cs="Arial"/>
        </w:rPr>
        <w:t xml:space="preserve"> wheel, black lines and </w:t>
      </w:r>
      <w:r w:rsidR="00E47D09" w:rsidRPr="00076704">
        <w:rPr>
          <w:rFonts w:eastAsia="Calibri" w:cs="Arial"/>
        </w:rPr>
        <w:t>color</w:t>
      </w:r>
      <w:r w:rsidRPr="00076704">
        <w:rPr>
          <w:rFonts w:eastAsia="Calibri" w:cs="Arial"/>
        </w:rPr>
        <w:t>ed</w:t>
      </w:r>
      <w:r w:rsidRPr="00076704">
        <w:rPr>
          <w:rFonts w:cs="Arial"/>
        </w:rPr>
        <w:t xml:space="preserve"> squares. The </w:t>
      </w:r>
      <w:r w:rsidR="00E47D09" w:rsidRPr="00076704">
        <w:rPr>
          <w:rFonts w:eastAsia="Calibri" w:cs="Arial"/>
        </w:rPr>
        <w:t>color</w:t>
      </w:r>
      <w:r w:rsidRPr="00076704">
        <w:rPr>
          <w:rFonts w:cs="Arial"/>
        </w:rPr>
        <w:t xml:space="preserve"> wheel was created by 512 successive </w:t>
      </w:r>
      <w:r w:rsidR="00E47D09" w:rsidRPr="00076704">
        <w:rPr>
          <w:rFonts w:eastAsia="Calibri" w:cs="Arial"/>
        </w:rPr>
        <w:t>color</w:t>
      </w:r>
      <w:r w:rsidRPr="00076704">
        <w:rPr>
          <w:rFonts w:eastAsia="Calibri" w:cs="Arial"/>
        </w:rPr>
        <w:t>ed</w:t>
      </w:r>
      <w:r w:rsidRPr="00076704">
        <w:rPr>
          <w:rFonts w:cs="Arial"/>
        </w:rPr>
        <w:t xml:space="preserve"> arcs of equal angle (512/360˚ = 1.42˚), each arc carrying a different </w:t>
      </w:r>
      <w:r w:rsidR="00E47D09" w:rsidRPr="00076704">
        <w:rPr>
          <w:rFonts w:eastAsia="Calibri" w:cs="Arial"/>
        </w:rPr>
        <w:t>color</w:t>
      </w:r>
      <w:r w:rsidRPr="00076704">
        <w:rPr>
          <w:rFonts w:cs="Arial"/>
        </w:rPr>
        <w:t xml:space="preserve">. The radius of the wheel was 486 pixels. To form the wheel into a ring, a smaller circle was superimposed, whose radius was ~362 pixels. The centre of both the </w:t>
      </w:r>
      <w:r w:rsidRPr="00076704">
        <w:rPr>
          <w:rFonts w:cs="Arial"/>
        </w:rPr>
        <w:lastRenderedPageBreak/>
        <w:t xml:space="preserve">wheel and the circle coincided with the centre of the screen. The 512 </w:t>
      </w:r>
      <w:r w:rsidR="00E47D09" w:rsidRPr="00076704">
        <w:rPr>
          <w:rFonts w:eastAsia="Calibri" w:cs="Arial"/>
        </w:rPr>
        <w:t>color</w:t>
      </w:r>
      <w:r w:rsidRPr="00076704">
        <w:rPr>
          <w:rFonts w:eastAsia="Calibri" w:cs="Arial"/>
        </w:rPr>
        <w:t>s</w:t>
      </w:r>
      <w:r w:rsidRPr="00076704">
        <w:rPr>
          <w:rFonts w:cs="Arial"/>
        </w:rPr>
        <w:t xml:space="preserve"> of the </w:t>
      </w:r>
      <w:r w:rsidR="00E47D09" w:rsidRPr="00076704">
        <w:rPr>
          <w:rFonts w:eastAsia="Calibri" w:cs="Arial"/>
        </w:rPr>
        <w:t>color</w:t>
      </w:r>
      <w:r w:rsidRPr="00076704">
        <w:rPr>
          <w:rFonts w:cs="Arial"/>
        </w:rPr>
        <w:t xml:space="preserve"> wheel arcs were generated using the hsv MATLAB </w:t>
      </w:r>
      <w:r w:rsidR="00E47D09" w:rsidRPr="00076704">
        <w:rPr>
          <w:rFonts w:eastAsia="Calibri" w:cs="Arial"/>
          <w:noProof/>
        </w:rPr>
        <w:t>color</w:t>
      </w:r>
      <w:r w:rsidRPr="00076704">
        <w:rPr>
          <w:rFonts w:eastAsia="Calibri" w:cs="Arial"/>
          <w:noProof/>
        </w:rPr>
        <w:t>map</w:t>
      </w:r>
      <w:r w:rsidRPr="00076704">
        <w:rPr>
          <w:rFonts w:cs="Arial"/>
        </w:rPr>
        <w:t xml:space="preserve">. The black lines were 0.4˚ black arcs. </w:t>
      </w:r>
    </w:p>
    <w:p w14:paraId="1DB4AFC3" w14:textId="731DB69A" w:rsidR="0033158D" w:rsidRDefault="002D12E3" w:rsidP="00E922A2">
      <w:pPr>
        <w:spacing w:after="0" w:line="360" w:lineRule="auto"/>
        <w:jc w:val="both"/>
        <w:rPr>
          <w:rFonts w:cs="Arial"/>
        </w:rPr>
      </w:pPr>
      <w:r w:rsidRPr="00725DD2">
        <w:rPr>
          <w:rFonts w:cs="Arial"/>
        </w:rPr>
        <w:t xml:space="preserve">In every trial of this task, participants viewed the </w:t>
      </w:r>
      <w:r w:rsidR="00E47D09" w:rsidRPr="00725DD2">
        <w:rPr>
          <w:rFonts w:eastAsia="Calibri" w:cs="Arial"/>
        </w:rPr>
        <w:t>color</w:t>
      </w:r>
      <w:r w:rsidRPr="00725DD2">
        <w:rPr>
          <w:rFonts w:cs="Arial"/>
        </w:rPr>
        <w:t xml:space="preserve"> wheel and a </w:t>
      </w:r>
      <w:r w:rsidR="00E47D09" w:rsidRPr="00725DD2">
        <w:rPr>
          <w:rFonts w:eastAsia="Calibri" w:cs="Arial"/>
        </w:rPr>
        <w:t>color</w:t>
      </w:r>
      <w:r w:rsidRPr="00725DD2">
        <w:rPr>
          <w:rFonts w:eastAsia="Calibri" w:cs="Arial"/>
        </w:rPr>
        <w:t>ed</w:t>
      </w:r>
      <w:r w:rsidRPr="00725DD2">
        <w:rPr>
          <w:rFonts w:cs="Arial"/>
        </w:rPr>
        <w:t xml:space="preserve"> square in the middle of the screen (</w:t>
      </w:r>
      <w:r w:rsidRPr="00725DD2">
        <w:rPr>
          <w:rFonts w:eastAsia="Calibri" w:cs="Arial"/>
        </w:rPr>
        <w:t xml:space="preserve">Figure </w:t>
      </w:r>
      <w:r w:rsidRPr="00725DD2">
        <w:rPr>
          <w:rFonts w:cs="Arial"/>
        </w:rPr>
        <w:t xml:space="preserve">7). They were instructed to look at the </w:t>
      </w:r>
      <w:r w:rsidR="00E47D09" w:rsidRPr="00725DD2">
        <w:rPr>
          <w:rFonts w:eastAsia="Calibri" w:cs="Arial"/>
        </w:rPr>
        <w:t>color</w:t>
      </w:r>
      <w:r w:rsidRPr="00725DD2">
        <w:rPr>
          <w:rFonts w:cs="Arial"/>
        </w:rPr>
        <w:t xml:space="preserve"> of the square and use the mouse to click on the corresponding shade on the </w:t>
      </w:r>
      <w:r w:rsidR="00E47D09" w:rsidRPr="00725DD2">
        <w:rPr>
          <w:rFonts w:eastAsia="Calibri" w:cs="Arial"/>
        </w:rPr>
        <w:t>color</w:t>
      </w:r>
      <w:r w:rsidRPr="00725DD2">
        <w:rPr>
          <w:rFonts w:cs="Arial"/>
        </w:rPr>
        <w:t xml:space="preserve"> wheel. To indicate that their response was recorded a black line appeared on the </w:t>
      </w:r>
      <w:r w:rsidR="00E47D09" w:rsidRPr="00725DD2">
        <w:rPr>
          <w:rFonts w:eastAsia="Calibri" w:cs="Arial"/>
        </w:rPr>
        <w:t>color</w:t>
      </w:r>
      <w:r w:rsidRPr="00725DD2">
        <w:rPr>
          <w:rFonts w:cs="Arial"/>
        </w:rPr>
        <w:t xml:space="preserve"> wheel and successively another black line appeared designating the location of the correct </w:t>
      </w:r>
      <w:r w:rsidR="00E47D09" w:rsidRPr="00725DD2">
        <w:rPr>
          <w:rFonts w:eastAsia="Calibri" w:cs="Arial"/>
        </w:rPr>
        <w:t>color</w:t>
      </w:r>
      <w:r w:rsidRPr="00725DD2">
        <w:rPr>
          <w:rFonts w:cs="Arial"/>
        </w:rPr>
        <w:t>. Feedback consisted of the actual deviance plus a positive message (‘Good job! You deviated only __ degrees.’) and was provided only when responses deviated less than 10˚.</w:t>
      </w:r>
    </w:p>
    <w:p w14:paraId="55F32EB3" w14:textId="77777777" w:rsidR="004379EF" w:rsidRPr="00725DD2" w:rsidRDefault="004379EF" w:rsidP="00E922A2">
      <w:pPr>
        <w:spacing w:after="0" w:line="360" w:lineRule="auto"/>
        <w:jc w:val="both"/>
        <w:rPr>
          <w:rFonts w:cs="Arial"/>
        </w:rPr>
      </w:pPr>
    </w:p>
    <w:p w14:paraId="6A489C44" w14:textId="4E7B3E20" w:rsidR="002D12E3" w:rsidRPr="00725DD2" w:rsidRDefault="002D12E3" w:rsidP="00E922A2">
      <w:pPr>
        <w:spacing w:after="0" w:line="360" w:lineRule="auto"/>
        <w:jc w:val="both"/>
        <w:rPr>
          <w:rFonts w:cs="Arial"/>
        </w:rPr>
      </w:pPr>
      <w:r w:rsidRPr="00725DD2">
        <w:rPr>
          <w:rFonts w:cs="Arial"/>
        </w:rPr>
        <w:t xml:space="preserve">To test a representative sample of the </w:t>
      </w:r>
      <w:r w:rsidR="00E47D09" w:rsidRPr="00725DD2">
        <w:rPr>
          <w:rFonts w:eastAsia="Calibri" w:cs="Arial"/>
        </w:rPr>
        <w:t>color</w:t>
      </w:r>
      <w:r w:rsidRPr="00725DD2">
        <w:rPr>
          <w:rFonts w:cs="Arial"/>
        </w:rPr>
        <w:t xml:space="preserve"> wheel we split the wheel in 12 main arcs. Participants were tested in two different shades from each of the 12 </w:t>
      </w:r>
      <w:r w:rsidR="00E47D09" w:rsidRPr="00725DD2">
        <w:rPr>
          <w:rFonts w:eastAsia="Calibri" w:cs="Arial"/>
        </w:rPr>
        <w:t>color</w:t>
      </w:r>
      <w:r w:rsidRPr="00725DD2">
        <w:rPr>
          <w:rFonts w:cs="Arial"/>
        </w:rPr>
        <w:t xml:space="preserve"> categories. So, they performed in total 24 trials of this task. The presentation of the trials as well as the orientation of the </w:t>
      </w:r>
      <w:r w:rsidR="00E47D09" w:rsidRPr="00725DD2">
        <w:rPr>
          <w:rFonts w:eastAsia="Calibri" w:cs="Arial"/>
        </w:rPr>
        <w:t>color</w:t>
      </w:r>
      <w:r w:rsidRPr="00725DD2">
        <w:rPr>
          <w:rFonts w:cs="Arial"/>
        </w:rPr>
        <w:t xml:space="preserve"> wheel were randomized. The responses were self-paced and total task duration was approximately 7min. </w:t>
      </w:r>
    </w:p>
    <w:p w14:paraId="7E9FBB8F" w14:textId="2845272B" w:rsidR="002D12E3" w:rsidRDefault="002D12E3" w:rsidP="00E922A2">
      <w:pPr>
        <w:spacing w:after="0" w:line="360" w:lineRule="auto"/>
        <w:jc w:val="both"/>
        <w:rPr>
          <w:rFonts w:cs="Arial"/>
        </w:rPr>
      </w:pPr>
      <w:r w:rsidRPr="00725DD2">
        <w:rPr>
          <w:rFonts w:cs="Arial"/>
        </w:rPr>
        <w:t xml:space="preserve">The main dependent variable in this task was deviance in degrees from the correct </w:t>
      </w:r>
      <w:r w:rsidR="00E47D09" w:rsidRPr="00725DD2">
        <w:rPr>
          <w:rFonts w:eastAsia="Calibri" w:cs="Arial"/>
        </w:rPr>
        <w:t>color</w:t>
      </w:r>
      <w:r w:rsidRPr="00725DD2">
        <w:rPr>
          <w:rFonts w:cs="Arial"/>
        </w:rPr>
        <w:t xml:space="preserve">. If their average deviance was less than 15˚ by the end of the task, the experiment continued. Otherwise, they had one more chance to perform the </w:t>
      </w:r>
      <w:r w:rsidR="00E47D09" w:rsidRPr="00725DD2">
        <w:rPr>
          <w:rFonts w:eastAsia="Calibri" w:cs="Arial"/>
        </w:rPr>
        <w:t>color</w:t>
      </w:r>
      <w:r w:rsidRPr="00725DD2">
        <w:rPr>
          <w:rFonts w:cs="Arial"/>
        </w:rPr>
        <w:t xml:space="preserve"> sensitivity task, but if failed again they would be excluded.</w:t>
      </w:r>
      <w:r w:rsidR="008A5F12" w:rsidRPr="00725DD2">
        <w:rPr>
          <w:rFonts w:cs="Arial"/>
        </w:rPr>
        <w:t xml:space="preserve"> </w:t>
      </w:r>
    </w:p>
    <w:p w14:paraId="7FFC6F6A" w14:textId="77777777" w:rsidR="004379EF" w:rsidRPr="00725DD2" w:rsidRDefault="004379EF" w:rsidP="00E922A2">
      <w:pPr>
        <w:spacing w:after="0" w:line="360" w:lineRule="auto"/>
        <w:jc w:val="both"/>
        <w:rPr>
          <w:rFonts w:cs="Arial"/>
          <w:vertAlign w:val="superscript"/>
        </w:rPr>
      </w:pPr>
    </w:p>
    <w:p w14:paraId="50EB5B81" w14:textId="5923DFBD" w:rsidR="002D12E3" w:rsidRPr="00725DD2" w:rsidRDefault="002D12E3" w:rsidP="00E922A2">
      <w:pPr>
        <w:spacing w:after="0" w:line="360" w:lineRule="auto"/>
        <w:jc w:val="both"/>
        <w:rPr>
          <w:rFonts w:cs="Arial"/>
        </w:rPr>
      </w:pPr>
      <w:r w:rsidRPr="00725DD2">
        <w:rPr>
          <w:rFonts w:cs="Arial"/>
        </w:rPr>
        <w:t xml:space="preserve">All participants from both experiments completed 24 trials of the </w:t>
      </w:r>
      <w:r w:rsidR="00E47D09" w:rsidRPr="00725DD2">
        <w:rPr>
          <w:rFonts w:eastAsia="Calibri" w:cs="Arial"/>
        </w:rPr>
        <w:t>color</w:t>
      </w:r>
      <w:r w:rsidRPr="00725DD2">
        <w:rPr>
          <w:rFonts w:cs="Arial"/>
        </w:rPr>
        <w:t xml:space="preserve"> sensitivity task and they all met the criterion (average deviance from correct </w:t>
      </w:r>
      <w:r w:rsidR="00E47D09" w:rsidRPr="00725DD2">
        <w:rPr>
          <w:rFonts w:eastAsia="Calibri" w:cs="Arial"/>
        </w:rPr>
        <w:t>color</w:t>
      </w:r>
      <w:r w:rsidRPr="00725DD2">
        <w:rPr>
          <w:rFonts w:cs="Arial"/>
        </w:rPr>
        <w:t xml:space="preserve"> below 15 degrees) to continue to the main paradigm. For </w:t>
      </w:r>
      <w:r w:rsidRPr="00725DD2">
        <w:rPr>
          <w:rFonts w:eastAsia="Calibri" w:cs="Arial"/>
          <w:lang w:eastAsia="ja-JP"/>
        </w:rPr>
        <w:t>Experiment</w:t>
      </w:r>
      <w:r w:rsidRPr="00725DD2">
        <w:rPr>
          <w:rFonts w:cs="Arial"/>
        </w:rPr>
        <w:t xml:space="preserve"> 1, the average deviance from the target </w:t>
      </w:r>
      <w:r w:rsidR="00E47D09" w:rsidRPr="00725DD2">
        <w:rPr>
          <w:rFonts w:eastAsia="Calibri" w:cs="Arial"/>
          <w:lang w:eastAsia="ja-JP"/>
        </w:rPr>
        <w:t>color</w:t>
      </w:r>
      <w:r w:rsidRPr="00725DD2">
        <w:rPr>
          <w:rFonts w:cs="Arial"/>
        </w:rPr>
        <w:t xml:space="preserve"> was 6.63 degrees (SD = 1.23; median = 4.72, SD = 0.85) and for replication </w:t>
      </w:r>
      <w:r w:rsidRPr="00725DD2">
        <w:rPr>
          <w:rFonts w:eastAsia="Calibri" w:cs="Arial"/>
          <w:lang w:eastAsia="ja-JP"/>
        </w:rPr>
        <w:t>Experiment</w:t>
      </w:r>
      <w:r w:rsidRPr="00725DD2">
        <w:rPr>
          <w:rFonts w:cs="Arial"/>
        </w:rPr>
        <w:t xml:space="preserve"> 2 mean deviance was 6.27 (SD=1.4; median=4.85, SD=1.08). We also reported the median for easy comparison with the </w:t>
      </w:r>
      <w:r w:rsidR="00E47D09" w:rsidRPr="00725DD2">
        <w:rPr>
          <w:rFonts w:eastAsia="Calibri" w:cs="Arial"/>
          <w:lang w:eastAsia="ja-JP"/>
        </w:rPr>
        <w:t>color</w:t>
      </w:r>
      <w:r w:rsidRPr="00725DD2">
        <w:rPr>
          <w:rFonts w:cs="Arial"/>
        </w:rPr>
        <w:t xml:space="preserve"> wheel working memory task results. </w:t>
      </w:r>
    </w:p>
    <w:p w14:paraId="7341CC09" w14:textId="1329CEAA" w:rsidR="00A36E94" w:rsidRPr="00970564" w:rsidRDefault="00A36E94" w:rsidP="00E922A2">
      <w:pPr>
        <w:spacing w:line="360" w:lineRule="auto"/>
        <w:jc w:val="both"/>
        <w:rPr>
          <w:rFonts w:eastAsia="Calibri" w:cs="Arial"/>
          <w:lang w:eastAsia="ja-JP"/>
        </w:rPr>
      </w:pPr>
    </w:p>
    <w:p w14:paraId="702235C2" w14:textId="3ADE8854" w:rsidR="002D12E3" w:rsidRPr="00725DD2" w:rsidRDefault="00E47D09" w:rsidP="00E922A2">
      <w:pPr>
        <w:pStyle w:val="Subtitle"/>
        <w:rPr>
          <w:sz w:val="36"/>
          <w:vertAlign w:val="superscript"/>
        </w:rPr>
      </w:pPr>
      <w:r w:rsidRPr="00725DD2">
        <w:t>Color</w:t>
      </w:r>
      <w:r w:rsidR="002D12E3" w:rsidRPr="00725DD2">
        <w:t xml:space="preserve"> wheel working memory task</w:t>
      </w:r>
    </w:p>
    <w:p w14:paraId="4920240A" w14:textId="2AB2D97D" w:rsidR="00AE277A" w:rsidRPr="00970564" w:rsidRDefault="00AE277A" w:rsidP="00E922A2">
      <w:pPr>
        <w:spacing w:line="360" w:lineRule="auto"/>
        <w:jc w:val="both"/>
        <w:rPr>
          <w:rFonts w:cs="Arial"/>
        </w:rPr>
      </w:pPr>
      <w:r w:rsidRPr="00970564">
        <w:rPr>
          <w:rFonts w:cs="Arial"/>
        </w:rPr>
        <w:lastRenderedPageBreak/>
        <w:t xml:space="preserve">After successfully completing the colour sensitivity task, participants proceeded with the colour wheel working memory task. In this part, participants experienced varying demands of </w:t>
      </w:r>
      <w:r w:rsidRPr="00970564">
        <w:rPr>
          <w:rFonts w:cs="Arial"/>
          <w:noProof/>
        </w:rPr>
        <w:t>distracter</w:t>
      </w:r>
      <w:r w:rsidRPr="00970564">
        <w:rPr>
          <w:rFonts w:cs="Arial"/>
        </w:rPr>
        <w:t xml:space="preserve"> resistance and flexible updating. This task was based on a </w:t>
      </w:r>
      <w:r w:rsidRPr="00970564">
        <w:rPr>
          <w:rFonts w:cs="Arial"/>
          <w:noProof/>
        </w:rPr>
        <w:t>short-recall</w:t>
      </w:r>
      <w:r w:rsidRPr="00970564">
        <w:rPr>
          <w:rFonts w:cs="Arial"/>
        </w:rPr>
        <w:t xml:space="preserve"> task</w:t>
      </w:r>
      <w:r w:rsidRPr="00970564">
        <w:rPr>
          <w:rFonts w:cs="Arial"/>
        </w:rPr>
        <w:fldChar w:fldCharType="begin" w:fldLock="1"/>
      </w:r>
      <w:r w:rsidR="00C53445" w:rsidRPr="00970564">
        <w:rPr>
          <w:rFonts w:cs="Arial"/>
        </w:rPr>
        <w:instrText>ADDIN CSL_CITATION {"citationItems":[{"id":"ITEM-1","itemData":{"DOI":"10.1038/nature06860","abstract":"Limits on the storage capacity of working memory significantly affect cognitive abilities in a wide range of domains 1 , but the nature of these capacity limits has been elusive 2 . Some researchers have proposed that working memory stores a limited set of discrete, fixed-resolution representations 3 , whereas others have proposed that working memory consists of a pool of resources that can be allocated flexibly to provide either a small number of high-resolution representations or a large number of low-resolution representations 4 . Here we resolve this controversy by providing independent measures of capacity and resolution. We show that, when presented with more than a few simple objects, human observers store a high-resolution representation of a subset of the objects and retain no information about the others. Memory resolution varied over a narrow range that cannot be explained in terms of a general resource pool but can be well explained by a small set of discrete, fixed-resolution representations. To separately measure the number of items stored in working memory and the precision of each representation, we used a short-term recall paradigm 5,6 in which subjects report the remembered colour of a probed item by clicking on a colour wheel (Fig. 1a). If the probed item has been stored in working memory, the recalled value will tend to be near the original colour. If the probed item has not been stored, then the observer will have no information about the colour, and the responses should be random. These two types of trials are mixed together in the data (Fig. 1b), but the components can be recovered via standard estimation methods. This produces one para-meter (P m) representing the probability that the probed item was present in memory at the time of the probe and another parameter (s.d.) representing the precision of the representation when the cued item was present in memory. Experiment 1 (N 5 8) tested this model using set sizes of 3 or 6 coloured squares (Fig. 1c). s.d. did not vary significantly across set sizes (F , 1), whereas P m was approximately twice as great at set size 3 as at set size 6 (F (1,7) 5 761.26, P , 0.001). Our simple fixed-resolution model provided an excellent quantitative fit to the data, whereas a model in which all items are encoded could not fit the data (see Supplementary Notes). This result rules out the entire class of working memory models in which all items are stored but with a resolution or noise level that dep…","author":[{"dropping-particle":"","family":"Zhang","given":"Weiwei","non-dropping-particle":"","parse-names":false,"suffix":""},{"dropping-particle":"","family":"Luck","given":"Steven J","non-dropping-particle":"","parse-names":false,"suffix":""}],"id":"ITEM-1","issued":{"date-parts":[["0"]]},"title":"Discrete fixed-resolution representations in visual working memory","type":"article-journal"},"uris":["http://www.mendeley.com/documents/?uuid=36659215-3aa3-31e1-932a-24c16d4874f4"]}],"mendeley":{"formattedCitation":"&lt;sup&gt;18&lt;/sup&gt;","plainTextFormattedCitation":"18","previouslyFormattedCitation":"&lt;sup&gt;18&lt;/sup&gt;"},"properties":{"noteIndex":0},"schema":"https://github.com/citation-style-language/schema/raw/master/csl-citation.json"}</w:instrText>
      </w:r>
      <w:r w:rsidRPr="00970564">
        <w:rPr>
          <w:rFonts w:cs="Arial"/>
        </w:rPr>
        <w:fldChar w:fldCharType="separate"/>
      </w:r>
      <w:r w:rsidR="00D15495" w:rsidRPr="00970564">
        <w:rPr>
          <w:rFonts w:cs="Arial"/>
          <w:noProof/>
          <w:vertAlign w:val="superscript"/>
        </w:rPr>
        <w:t>18</w:t>
      </w:r>
      <w:r w:rsidRPr="00970564">
        <w:rPr>
          <w:rFonts w:cs="Arial"/>
        </w:rPr>
        <w:fldChar w:fldCharType="end"/>
      </w:r>
      <w:r w:rsidRPr="00970564">
        <w:rPr>
          <w:rFonts w:cs="Arial"/>
        </w:rPr>
        <w:t xml:space="preserve"> and delayed-match-to-sample tasks</w:t>
      </w:r>
      <w:r w:rsidRPr="00970564">
        <w:rPr>
          <w:rFonts w:cs="Arial"/>
        </w:rPr>
        <w:fldChar w:fldCharType="begin" w:fldLock="1"/>
      </w:r>
      <w:r w:rsidR="005518F1">
        <w:rPr>
          <w:rFonts w:cs="Arial"/>
        </w:rPr>
        <w:instrText>ADDIN CSL_CITATION {"citationItems":[{"id":"ITEM-1","itemData":{"DOI":"10.1162/jocn_a_00676","ISSN":"1530-8898","PMID":"24893740","abstract":"Working memory and reward processing are often thought to be separate, unrelated processes. However, most daily activities involve integrating these two types of information, and the two processes rarely, if ever, occur in isolation. Here, we show that working memory and reward interact in a task-dependent manner and that this task-dependent interaction involves modulation of the pFC by the ventral striatum. Specifically, BOLD signal during gains relative to losses in the ventral striatum and pFC was associated not only with enhanced distractor resistance but also with impairment in the ability to update working memory representations. Furthermore, the effect of reward on working memory was accompanied by differential coupling between the ventral striatum and ignore-related regions in the pFC. Together, these data demonstrate that reward-related signals modulate the balance between cognitive stability and cognitive flexibility by altering functional coupling between the ventral striatum and the pFC.","author":[{"dropping-particle":"","family":"Fallon","given":"Sean James","non-dropping-particle":"","parse-names":false,"suffix":""},{"dropping-particle":"","family":"Cools","given":"Roshan","non-dropping-particle":"","parse-names":false,"suffix":""}],"container-title":"Journal of cognitive neuroscience","id":"ITEM-1","issue":"12","issued":{"date-parts":[["2014","12"]]},"page":"2812-26","title":"Reward acts on the pFC to enhance distractor resistance of working memory representations.","type":"article-journal","volume":"26"},"uris":["http://www.mendeley.com/documents/?uuid=74c201ed-c35f-3aba-82f5-590bbcf9bd35"]}],"mendeley":{"formattedCitation":"&lt;sup&gt;19&lt;/sup&gt;","plainTextFormattedCitation":"19","previouslyFormattedCitation":"&lt;sup&gt;19&lt;/sup&gt;"},"properties":{"noteIndex":0},"schema":"https://github.com/citation-style-language/schema/raw/master/csl-citation.json"}</w:instrText>
      </w:r>
      <w:r w:rsidRPr="00970564">
        <w:rPr>
          <w:rFonts w:cs="Arial"/>
        </w:rPr>
        <w:fldChar w:fldCharType="separate"/>
      </w:r>
      <w:r w:rsidR="00900833" w:rsidRPr="00900833">
        <w:rPr>
          <w:rFonts w:cs="Arial"/>
          <w:noProof/>
          <w:vertAlign w:val="superscript"/>
        </w:rPr>
        <w:t>19</w:t>
      </w:r>
      <w:r w:rsidRPr="00970564">
        <w:rPr>
          <w:rFonts w:cs="Arial"/>
        </w:rPr>
        <w:fldChar w:fldCharType="end"/>
      </w:r>
      <w:r w:rsidRPr="00970564">
        <w:rPr>
          <w:rFonts w:cs="Arial"/>
        </w:rPr>
        <w:t xml:space="preserve"> that have previously been used to disentangle between the two working memory processes of interest. </w:t>
      </w:r>
    </w:p>
    <w:p w14:paraId="0C690ACC" w14:textId="02F5FE66" w:rsidR="002D12E3" w:rsidRPr="00725DD2" w:rsidRDefault="002D12E3" w:rsidP="00E922A2">
      <w:pPr>
        <w:spacing w:line="360" w:lineRule="auto"/>
        <w:jc w:val="both"/>
        <w:rPr>
          <w:szCs w:val="24"/>
        </w:rPr>
      </w:pPr>
      <w:r w:rsidRPr="0030171C">
        <w:t xml:space="preserve">The stimuli displayed during this paradigm were </w:t>
      </w:r>
      <w:r w:rsidRPr="00725DD2">
        <w:rPr>
          <w:szCs w:val="24"/>
        </w:rPr>
        <w:t xml:space="preserve">a </w:t>
      </w:r>
      <w:r w:rsidR="00E47D09" w:rsidRPr="00725DD2">
        <w:rPr>
          <w:rFonts w:eastAsia="Calibri" w:cs="Arial"/>
          <w:szCs w:val="24"/>
        </w:rPr>
        <w:t>color</w:t>
      </w:r>
      <w:r w:rsidRPr="00725DD2">
        <w:rPr>
          <w:rFonts w:cs="Arial"/>
          <w:szCs w:val="24"/>
        </w:rPr>
        <w:t xml:space="preserve"> wheel, </w:t>
      </w:r>
      <w:r w:rsidR="00E47D09" w:rsidRPr="00725DD2">
        <w:rPr>
          <w:rFonts w:eastAsia="Calibri" w:cs="Arial"/>
          <w:szCs w:val="24"/>
        </w:rPr>
        <w:t>color</w:t>
      </w:r>
      <w:r w:rsidRPr="00725DD2">
        <w:rPr>
          <w:rFonts w:eastAsia="Calibri" w:cs="Arial"/>
          <w:szCs w:val="24"/>
        </w:rPr>
        <w:t>ed</w:t>
      </w:r>
      <w:r w:rsidRPr="00725DD2">
        <w:rPr>
          <w:rFonts w:cs="Arial"/>
          <w:szCs w:val="24"/>
        </w:rPr>
        <w:t xml:space="preserve"> squares, black frames of squares, a fixation cross, black lines and central letter cues. The </w:t>
      </w:r>
      <w:r w:rsidR="00E47D09" w:rsidRPr="00725DD2">
        <w:rPr>
          <w:rFonts w:eastAsia="Calibri" w:cs="Arial"/>
          <w:szCs w:val="24"/>
        </w:rPr>
        <w:t>color</w:t>
      </w:r>
      <w:r w:rsidRPr="00725DD2">
        <w:rPr>
          <w:rFonts w:cs="Arial"/>
          <w:szCs w:val="24"/>
        </w:rPr>
        <w:t xml:space="preserve"> wheel was generated as described in the </w:t>
      </w:r>
      <w:r w:rsidR="00E47D09" w:rsidRPr="00725DD2">
        <w:rPr>
          <w:rFonts w:eastAsia="Calibri" w:cs="Arial"/>
          <w:szCs w:val="24"/>
        </w:rPr>
        <w:t>color</w:t>
      </w:r>
      <w:r w:rsidRPr="00725DD2">
        <w:rPr>
          <w:rFonts w:cs="Arial"/>
          <w:szCs w:val="24"/>
        </w:rPr>
        <w:t xml:space="preserve"> sensitivity section. The number of squares varied from one to four and they could be located in four different positions. The centres of the squares formed a rectangle with dimensions 248*384 pixels. Each of the four squares was 100x100 pixels in size. To choose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of the squares, we split the </w:t>
      </w:r>
      <w:r w:rsidR="00E47D09" w:rsidRPr="00725DD2">
        <w:rPr>
          <w:rFonts w:eastAsia="Calibri" w:cs="Arial"/>
          <w:szCs w:val="24"/>
        </w:rPr>
        <w:t>color</w:t>
      </w:r>
      <w:r w:rsidRPr="00725DD2">
        <w:rPr>
          <w:rFonts w:cs="Arial"/>
          <w:szCs w:val="24"/>
        </w:rPr>
        <w:t xml:space="preserve"> wheel into 12 main arcs of 42 </w:t>
      </w:r>
      <w:r w:rsidR="00E47D09" w:rsidRPr="00725DD2">
        <w:rPr>
          <w:rFonts w:eastAsia="Calibri" w:cs="Arial"/>
          <w:szCs w:val="24"/>
        </w:rPr>
        <w:t>color</w:t>
      </w:r>
      <w:r w:rsidRPr="00725DD2">
        <w:rPr>
          <w:rFonts w:eastAsia="Calibri" w:cs="Arial"/>
          <w:szCs w:val="24"/>
        </w:rPr>
        <w:t>s</w:t>
      </w:r>
      <w:r w:rsidRPr="00725DD2">
        <w:rPr>
          <w:rFonts w:cs="Arial"/>
          <w:szCs w:val="24"/>
        </w:rPr>
        <w:t xml:space="preserve"> each and only used the 15 central </w:t>
      </w:r>
      <w:r w:rsidR="00E47D09" w:rsidRPr="00725DD2">
        <w:rPr>
          <w:rFonts w:eastAsia="Calibri" w:cs="Arial"/>
          <w:szCs w:val="24"/>
        </w:rPr>
        <w:t>color</w:t>
      </w:r>
      <w:r w:rsidRPr="00725DD2">
        <w:rPr>
          <w:rFonts w:eastAsia="Calibri" w:cs="Arial"/>
          <w:szCs w:val="24"/>
        </w:rPr>
        <w:t>s</w:t>
      </w:r>
      <w:r w:rsidRPr="00725DD2">
        <w:rPr>
          <w:rFonts w:cs="Arial"/>
          <w:szCs w:val="24"/>
        </w:rPr>
        <w:t xml:space="preserve"> of each arc. The arcs from which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would be sampled per trial were defined manually, but the exact shade (RGB values) was randomly selected. The letter cues were “I” and “U”, </w:t>
      </w:r>
      <w:r w:rsidR="00E47D09" w:rsidRPr="00725DD2">
        <w:rPr>
          <w:rFonts w:eastAsia="Calibri" w:cs="Arial"/>
          <w:szCs w:val="24"/>
        </w:rPr>
        <w:t>color</w:t>
      </w:r>
      <w:r w:rsidRPr="00725DD2">
        <w:rPr>
          <w:rFonts w:eastAsia="Calibri" w:cs="Arial"/>
          <w:szCs w:val="24"/>
        </w:rPr>
        <w:t>ed</w:t>
      </w:r>
      <w:r w:rsidRPr="00725DD2">
        <w:rPr>
          <w:rFonts w:cs="Arial"/>
          <w:szCs w:val="24"/>
        </w:rPr>
        <w:t xml:space="preserve"> black and presented at the centre of the screen.</w:t>
      </w:r>
      <w:r w:rsidR="008A5F12" w:rsidRPr="00725DD2">
        <w:rPr>
          <w:szCs w:val="24"/>
        </w:rPr>
        <w:t xml:space="preserve"> </w:t>
      </w:r>
    </w:p>
    <w:p w14:paraId="34CFDAB3" w14:textId="129734E8" w:rsidR="002D12E3" w:rsidRPr="00725DD2" w:rsidRDefault="002D12E3" w:rsidP="00E922A2">
      <w:pPr>
        <w:spacing w:line="360" w:lineRule="auto"/>
        <w:jc w:val="both"/>
        <w:rPr>
          <w:rFonts w:cs="Arial"/>
          <w:szCs w:val="24"/>
        </w:rPr>
      </w:pPr>
      <w:r w:rsidRPr="00725DD2">
        <w:rPr>
          <w:szCs w:val="24"/>
        </w:rPr>
        <w:t>Every trial of the task consisted of three phases separated by two delay periods (</w:t>
      </w:r>
      <w:r w:rsidRPr="00725DD2">
        <w:rPr>
          <w:rFonts w:eastAsia="Calibri" w:cs="Arial"/>
          <w:szCs w:val="24"/>
        </w:rPr>
        <w:t>Figure</w:t>
      </w:r>
      <w:r w:rsidR="00142F3C" w:rsidRPr="00725DD2">
        <w:rPr>
          <w:rFonts w:eastAsia="Calibri" w:cs="Arial"/>
          <w:szCs w:val="24"/>
        </w:rPr>
        <w:t xml:space="preserve"> </w:t>
      </w:r>
      <w:r w:rsidRPr="00725DD2">
        <w:rPr>
          <w:rFonts w:cs="Arial"/>
          <w:szCs w:val="24"/>
        </w:rPr>
        <w:t xml:space="preserve">1). During the </w:t>
      </w:r>
      <w:r w:rsidRPr="00725DD2">
        <w:rPr>
          <w:rFonts w:cs="Arial"/>
          <w:b/>
          <w:i/>
          <w:szCs w:val="24"/>
        </w:rPr>
        <w:t xml:space="preserve">encoding </w:t>
      </w:r>
      <w:r w:rsidRPr="00725DD2">
        <w:rPr>
          <w:rFonts w:cs="Arial"/>
          <w:szCs w:val="24"/>
        </w:rPr>
        <w:t xml:space="preserve">phase, participants viewed the fixation cross and one to four </w:t>
      </w:r>
      <w:r w:rsidR="00E47D09" w:rsidRPr="00725DD2">
        <w:rPr>
          <w:rFonts w:eastAsia="Calibri" w:cs="Arial"/>
          <w:szCs w:val="24"/>
        </w:rPr>
        <w:t>color</w:t>
      </w:r>
      <w:r w:rsidRPr="00725DD2">
        <w:rPr>
          <w:rFonts w:eastAsia="Calibri" w:cs="Arial"/>
          <w:szCs w:val="24"/>
        </w:rPr>
        <w:t>ed</w:t>
      </w:r>
      <w:r w:rsidRPr="00725DD2">
        <w:rPr>
          <w:rFonts w:cs="Arial"/>
          <w:szCs w:val="24"/>
        </w:rPr>
        <w:t xml:space="preserve"> squares for two seconds. The number of squares displayed (set size 1-4) represented the demand of the trial. A delay of two seconds followed, during which only the fixation cross was displayed. Then the </w:t>
      </w:r>
      <w:r w:rsidRPr="00725DD2">
        <w:rPr>
          <w:rFonts w:cs="Arial"/>
          <w:b/>
          <w:i/>
          <w:szCs w:val="24"/>
        </w:rPr>
        <w:t xml:space="preserve">interference </w:t>
      </w:r>
      <w:r w:rsidRPr="00725DD2">
        <w:rPr>
          <w:rFonts w:cs="Arial"/>
          <w:szCs w:val="24"/>
        </w:rPr>
        <w:t xml:space="preserve">phase followed. In this phase, participants viewed the same number of squares as during encoding, at the same locations, but with different </w:t>
      </w:r>
      <w:r w:rsidR="00E47D09" w:rsidRPr="00725DD2">
        <w:rPr>
          <w:rFonts w:eastAsia="Calibri" w:cs="Arial"/>
          <w:szCs w:val="24"/>
        </w:rPr>
        <w:t>color</w:t>
      </w:r>
      <w:r w:rsidRPr="00725DD2">
        <w:rPr>
          <w:rFonts w:eastAsia="Calibri" w:cs="Arial"/>
          <w:szCs w:val="24"/>
        </w:rPr>
        <w:t>s</w:t>
      </w:r>
      <w:r w:rsidRPr="00725DD2">
        <w:rPr>
          <w:rFonts w:cs="Arial"/>
          <w:szCs w:val="24"/>
        </w:rPr>
        <w:t xml:space="preserve">. Instead of a fixation cross, one of the two letter cues </w:t>
      </w:r>
      <w:r w:rsidR="00142F3C" w:rsidRPr="00725DD2">
        <w:rPr>
          <w:rFonts w:eastAsia="Calibri" w:cs="Arial"/>
          <w:szCs w:val="24"/>
        </w:rPr>
        <w:t>was</w:t>
      </w:r>
      <w:r w:rsidRPr="00725DD2">
        <w:rPr>
          <w:szCs w:val="24"/>
        </w:rPr>
        <w:t xml:space="preserve"> presented during interference in the middle of the screen. The cue indicated the condition of the trial: “I” for </w:t>
      </w:r>
      <w:r w:rsidRPr="00725DD2">
        <w:rPr>
          <w:rFonts w:eastAsia="Calibri" w:cs="Arial"/>
          <w:noProof/>
          <w:szCs w:val="24"/>
        </w:rPr>
        <w:t>distractor</w:t>
      </w:r>
      <w:r w:rsidRPr="00725DD2">
        <w:rPr>
          <w:rFonts w:cs="Arial"/>
          <w:szCs w:val="24"/>
        </w:rPr>
        <w:t xml:space="preserve"> resistance trials and “U” for flexible updating. The second delay duration depended on trial condition</w:t>
      </w:r>
      <w:r w:rsidRPr="00725DD2">
        <w:rPr>
          <w:rFonts w:eastAsia="Calibri" w:cs="Arial"/>
          <w:szCs w:val="24"/>
        </w:rPr>
        <w:t>,</w:t>
      </w:r>
      <w:r w:rsidRPr="00725DD2">
        <w:rPr>
          <w:rFonts w:cs="Arial"/>
          <w:szCs w:val="24"/>
        </w:rPr>
        <w:t xml:space="preserve"> and was two seconds for </w:t>
      </w:r>
      <w:r w:rsidRPr="00725DD2">
        <w:rPr>
          <w:rFonts w:eastAsia="Calibri" w:cs="Arial"/>
          <w:noProof/>
          <w:szCs w:val="24"/>
        </w:rPr>
        <w:t>distractor</w:t>
      </w:r>
      <w:r w:rsidRPr="00725DD2">
        <w:rPr>
          <w:rFonts w:cs="Arial"/>
          <w:szCs w:val="24"/>
        </w:rPr>
        <w:t xml:space="preserve"> resistance and six seconds for updating trials. Finally, during the </w:t>
      </w:r>
      <w:r w:rsidRPr="00725DD2">
        <w:rPr>
          <w:rFonts w:cs="Arial"/>
          <w:b/>
          <w:i/>
          <w:szCs w:val="24"/>
        </w:rPr>
        <w:t xml:space="preserve">response </w:t>
      </w:r>
      <w:r w:rsidRPr="00725DD2">
        <w:rPr>
          <w:rFonts w:cs="Arial"/>
          <w:szCs w:val="24"/>
        </w:rPr>
        <w:t xml:space="preserve">phase participants saw black frames of the same squares, one of which was highlighted, in addition to the </w:t>
      </w:r>
      <w:r w:rsidR="00E47D09" w:rsidRPr="00725DD2">
        <w:rPr>
          <w:rFonts w:eastAsia="Calibri" w:cs="Arial"/>
          <w:szCs w:val="24"/>
        </w:rPr>
        <w:t>color</w:t>
      </w:r>
      <w:r w:rsidRPr="00725DD2">
        <w:rPr>
          <w:rFonts w:cs="Arial"/>
          <w:szCs w:val="24"/>
        </w:rPr>
        <w:t xml:space="preserve"> wheel and the fixation cross. If the participant responded within four seconds, a black line appeared on the </w:t>
      </w:r>
      <w:r w:rsidR="00E47D09" w:rsidRPr="00725DD2">
        <w:rPr>
          <w:rFonts w:eastAsia="Calibri" w:cs="Arial"/>
          <w:szCs w:val="24"/>
        </w:rPr>
        <w:t>color</w:t>
      </w:r>
      <w:r w:rsidRPr="00725DD2">
        <w:rPr>
          <w:rFonts w:cs="Arial"/>
          <w:szCs w:val="24"/>
        </w:rPr>
        <w:t xml:space="preserve"> wheel, otherwise, they were instructed to respond faster (‘Please respond faster!). The total duration of the response phase was five seconds. </w:t>
      </w:r>
      <w:r w:rsidRPr="00725DD2">
        <w:rPr>
          <w:rFonts w:cs="Arial"/>
          <w:szCs w:val="24"/>
        </w:rPr>
        <w:br/>
        <w:t xml:space="preserve">For the encoding phase, participants were instructed to always memorize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and locations </w:t>
      </w:r>
      <w:r w:rsidRPr="00725DD2">
        <w:rPr>
          <w:rFonts w:cs="Arial"/>
          <w:szCs w:val="24"/>
        </w:rPr>
        <w:lastRenderedPageBreak/>
        <w:t xml:space="preserve">of all presented squares. The instructions for the interference phase differed based on the condition as indicated by the letter cue. In </w:t>
      </w:r>
      <w:r w:rsidRPr="00725DD2">
        <w:rPr>
          <w:rFonts w:eastAsia="Calibri" w:cs="Arial"/>
          <w:noProof/>
          <w:szCs w:val="24"/>
        </w:rPr>
        <w:t>distractor</w:t>
      </w:r>
      <w:r w:rsidRPr="00725DD2">
        <w:rPr>
          <w:rFonts w:cs="Arial"/>
          <w:szCs w:val="24"/>
        </w:rPr>
        <w:t xml:space="preserve"> resistance trials, participants needed to maintain in their memory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from the encoding phase and not be distracted by the new intervening stimuli. In flexible updating trials, participants had to let go of their previous representations and update into their memory the stimuli from the interference phase</w:t>
      </w:r>
      <w:r w:rsidRPr="00725DD2">
        <w:rPr>
          <w:rFonts w:cs="Arial"/>
          <w:color w:val="44546A"/>
          <w:szCs w:val="24"/>
        </w:rPr>
        <w:t xml:space="preserve">. </w:t>
      </w:r>
      <w:r w:rsidRPr="00725DD2">
        <w:rPr>
          <w:rFonts w:cs="Arial"/>
          <w:szCs w:val="24"/>
        </w:rPr>
        <w:t xml:space="preserve">Thus, the </w:t>
      </w:r>
      <w:r w:rsidR="00E47D09" w:rsidRPr="00725DD2">
        <w:rPr>
          <w:rFonts w:eastAsia="Calibri" w:cs="Arial"/>
          <w:szCs w:val="24"/>
        </w:rPr>
        <w:t>color</w:t>
      </w:r>
      <w:r w:rsidRPr="00725DD2">
        <w:rPr>
          <w:rFonts w:eastAsia="Calibri" w:cs="Arial"/>
          <w:szCs w:val="24"/>
        </w:rPr>
        <w:t>s</w:t>
      </w:r>
      <w:r w:rsidRPr="00725DD2">
        <w:rPr>
          <w:rFonts w:cs="Arial"/>
          <w:szCs w:val="24"/>
        </w:rPr>
        <w:t xml:space="preserve"> that needed to be remembered </w:t>
      </w:r>
      <w:r w:rsidRPr="00725DD2">
        <w:rPr>
          <w:rFonts w:eastAsia="Calibri" w:cs="Arial"/>
          <w:szCs w:val="24"/>
        </w:rPr>
        <w:t xml:space="preserve">for </w:t>
      </w:r>
      <w:r w:rsidRPr="00725DD2">
        <w:rPr>
          <w:rFonts w:eastAsia="Calibri" w:cs="Arial"/>
          <w:noProof/>
          <w:szCs w:val="24"/>
        </w:rPr>
        <w:t>distractor</w:t>
      </w:r>
      <w:r w:rsidRPr="00725DD2">
        <w:rPr>
          <w:rFonts w:cs="Arial"/>
          <w:szCs w:val="24"/>
        </w:rPr>
        <w:t xml:space="preserve"> resistance were the ones from the encoding phase, while on updating trials they were the ones from the interference phase. To match the time that the relevant stimuli were maintained in memory for both conditions, the second delay was 4 seconds longer for update trials. Participants were to indicate the </w:t>
      </w:r>
      <w:r w:rsidR="00E47D09" w:rsidRPr="00725DD2">
        <w:rPr>
          <w:rFonts w:eastAsia="Calibri" w:cs="Arial"/>
          <w:szCs w:val="24"/>
        </w:rPr>
        <w:t>color</w:t>
      </w:r>
      <w:r w:rsidRPr="00725DD2">
        <w:rPr>
          <w:rFonts w:cs="Arial"/>
          <w:szCs w:val="24"/>
        </w:rPr>
        <w:t xml:space="preserve"> for only the highlighted square. They had to identify the target </w:t>
      </w:r>
      <w:r w:rsidR="00E47D09" w:rsidRPr="00725DD2">
        <w:rPr>
          <w:rFonts w:eastAsia="Calibri" w:cs="Arial"/>
          <w:szCs w:val="24"/>
        </w:rPr>
        <w:t>color</w:t>
      </w:r>
      <w:r w:rsidRPr="00725DD2">
        <w:rPr>
          <w:rFonts w:cs="Arial"/>
          <w:szCs w:val="24"/>
        </w:rPr>
        <w:t xml:space="preserve"> on the </w:t>
      </w:r>
      <w:r w:rsidR="00E47D09" w:rsidRPr="00725DD2">
        <w:rPr>
          <w:rFonts w:eastAsia="Calibri" w:cs="Arial"/>
          <w:szCs w:val="24"/>
        </w:rPr>
        <w:t>color</w:t>
      </w:r>
      <w:r w:rsidRPr="00725DD2">
        <w:rPr>
          <w:rFonts w:cs="Arial"/>
          <w:szCs w:val="24"/>
        </w:rPr>
        <w:t xml:space="preserve"> wheel and click using a mouse, within four seconds. Only the first response counted. A black line indicated their response. Only during practice trials, a second line appeared at the correct </w:t>
      </w:r>
      <w:r w:rsidR="00E47D09" w:rsidRPr="00725DD2">
        <w:rPr>
          <w:rFonts w:eastAsia="Calibri" w:cs="Arial"/>
          <w:szCs w:val="24"/>
        </w:rPr>
        <w:t>color</w:t>
      </w:r>
      <w:r w:rsidRPr="00725DD2">
        <w:rPr>
          <w:rFonts w:cs="Arial"/>
          <w:szCs w:val="24"/>
        </w:rPr>
        <w:t xml:space="preserve"> and positive feedback was displayed if they were performing well (as in </w:t>
      </w:r>
      <w:r w:rsidR="00E47D09" w:rsidRPr="00725DD2">
        <w:rPr>
          <w:rFonts w:eastAsia="Calibri" w:cs="Arial"/>
          <w:szCs w:val="24"/>
        </w:rPr>
        <w:t>color</w:t>
      </w:r>
      <w:r w:rsidRPr="00725DD2">
        <w:rPr>
          <w:rFonts w:cs="Arial"/>
          <w:szCs w:val="24"/>
        </w:rPr>
        <w:t xml:space="preserve"> sensitivity section). During the task, no feedback was provided. We instructed participants to fixate in the middle of the screen throughout the </w:t>
      </w:r>
      <w:r w:rsidRPr="00725DD2">
        <w:rPr>
          <w:rFonts w:eastAsia="Calibri" w:cs="Arial"/>
          <w:szCs w:val="24"/>
        </w:rPr>
        <w:t>task in</w:t>
      </w:r>
      <w:r w:rsidRPr="00725DD2">
        <w:rPr>
          <w:rFonts w:cs="Arial"/>
          <w:szCs w:val="24"/>
        </w:rPr>
        <w:t xml:space="preserve"> order to dissuade them from adopting the strategy of closing their eyes during ignore trials in order to avoid being distracted. </w:t>
      </w:r>
    </w:p>
    <w:p w14:paraId="2505CD69" w14:textId="06D942CB" w:rsidR="002D12E3" w:rsidRPr="00725DD2" w:rsidRDefault="002D12E3" w:rsidP="00E922A2">
      <w:pPr>
        <w:spacing w:line="360" w:lineRule="auto"/>
        <w:jc w:val="both"/>
        <w:rPr>
          <w:szCs w:val="24"/>
        </w:rPr>
      </w:pPr>
      <w:r w:rsidRPr="00725DD2">
        <w:rPr>
          <w:rFonts w:cs="Arial"/>
          <w:szCs w:val="24"/>
        </w:rPr>
        <w:t xml:space="preserve">Participants first underwent a practice session of 16 trials and then performed two blocks of the task. A block consisted of 64 trials, resulting from repeating each combination of difficulty (four levels: set size 1 – 4) and condition (two levels: ignore and update) eight times. Depending on the difficulty level of the trial, a group of two to eight </w:t>
      </w:r>
      <w:r w:rsidR="00E47D09" w:rsidRPr="00725DD2">
        <w:rPr>
          <w:rFonts w:eastAsia="Calibri" w:cs="Arial"/>
          <w:szCs w:val="24"/>
        </w:rPr>
        <w:t>color</w:t>
      </w:r>
      <w:r w:rsidRPr="00725DD2">
        <w:rPr>
          <w:rFonts w:eastAsia="Calibri" w:cs="Arial"/>
          <w:szCs w:val="24"/>
        </w:rPr>
        <w:t>s</w:t>
      </w:r>
      <w:r w:rsidRPr="00725DD2">
        <w:rPr>
          <w:rFonts w:cs="Arial"/>
          <w:szCs w:val="24"/>
        </w:rPr>
        <w:t xml:space="preserve"> was used to create the trial stimuli, each </w:t>
      </w:r>
      <w:r w:rsidR="00E47D09" w:rsidRPr="00725DD2">
        <w:rPr>
          <w:rFonts w:eastAsia="Calibri" w:cs="Arial"/>
          <w:szCs w:val="24"/>
        </w:rPr>
        <w:t>color</w:t>
      </w:r>
      <w:r w:rsidRPr="00725DD2">
        <w:rPr>
          <w:rFonts w:cs="Arial"/>
          <w:szCs w:val="24"/>
        </w:rPr>
        <w:t xml:space="preserve"> coming from one of the 12 arcs. </w:t>
      </w:r>
      <w:r w:rsidR="00E47D09" w:rsidRPr="00725DD2">
        <w:rPr>
          <w:rFonts w:eastAsia="Calibri" w:cs="Arial"/>
          <w:szCs w:val="24"/>
        </w:rPr>
        <w:t>Color</w:t>
      </w:r>
      <w:r w:rsidRPr="00725DD2">
        <w:rPr>
          <w:rFonts w:eastAsia="Calibri" w:cs="Arial"/>
          <w:szCs w:val="24"/>
        </w:rPr>
        <w:t>s</w:t>
      </w:r>
      <w:r w:rsidRPr="00725DD2">
        <w:rPr>
          <w:rFonts w:cs="Arial"/>
          <w:szCs w:val="24"/>
        </w:rPr>
        <w:t xml:space="preserve"> of the same arc never appeared more than once in the same trial. To make sure that ignore and update trials were as similar and counterbalanced as possible, the </w:t>
      </w:r>
      <w:r w:rsidR="00E47D09" w:rsidRPr="00725DD2">
        <w:rPr>
          <w:rFonts w:eastAsia="Calibri" w:cs="Arial"/>
          <w:szCs w:val="24"/>
        </w:rPr>
        <w:t>color</w:t>
      </w:r>
      <w:r w:rsidRPr="00725DD2">
        <w:rPr>
          <w:rFonts w:cs="Arial"/>
          <w:szCs w:val="24"/>
        </w:rPr>
        <w:t xml:space="preserve"> stimuli sets displayed and the target </w:t>
      </w:r>
      <w:r w:rsidR="00E47D09" w:rsidRPr="00725DD2">
        <w:rPr>
          <w:rFonts w:eastAsia="Calibri" w:cs="Arial"/>
          <w:szCs w:val="24"/>
        </w:rPr>
        <w:t>color</w:t>
      </w:r>
      <w:r w:rsidRPr="00725DD2">
        <w:rPr>
          <w:rFonts w:eastAsia="Calibri" w:cs="Arial"/>
          <w:szCs w:val="24"/>
        </w:rPr>
        <w:t>s</w:t>
      </w:r>
      <w:r w:rsidRPr="00725DD2">
        <w:rPr>
          <w:rFonts w:cs="Arial"/>
          <w:szCs w:val="24"/>
        </w:rPr>
        <w:t xml:space="preserve"> were the same for both conditions. Because the relevant </w:t>
      </w:r>
      <w:r w:rsidR="00E47D09" w:rsidRPr="00725DD2">
        <w:rPr>
          <w:rFonts w:eastAsia="Calibri" w:cs="Arial"/>
          <w:szCs w:val="24"/>
        </w:rPr>
        <w:t>color</w:t>
      </w:r>
      <w:r w:rsidRPr="00725DD2">
        <w:rPr>
          <w:rFonts w:eastAsia="Calibri" w:cs="Arial"/>
          <w:szCs w:val="24"/>
        </w:rPr>
        <w:t>s</w:t>
      </w:r>
      <w:r w:rsidRPr="00725DD2">
        <w:rPr>
          <w:rFonts w:cs="Arial"/>
          <w:szCs w:val="24"/>
        </w:rPr>
        <w:t xml:space="preserve"> appeared during encoding for Ignore and during interference for update, we made sure that the same group of stimuli also appeared in reverse order between these two phases. So, the same groups of </w:t>
      </w:r>
      <w:r w:rsidR="00E47D09" w:rsidRPr="00725DD2">
        <w:rPr>
          <w:rFonts w:eastAsia="Calibri" w:cs="Arial"/>
          <w:szCs w:val="24"/>
        </w:rPr>
        <w:t>color</w:t>
      </w:r>
      <w:r w:rsidRPr="00725DD2">
        <w:rPr>
          <w:rFonts w:eastAsia="Calibri" w:cs="Arial"/>
          <w:szCs w:val="24"/>
        </w:rPr>
        <w:t>ed</w:t>
      </w:r>
      <w:r w:rsidRPr="00725DD2">
        <w:rPr>
          <w:rFonts w:cs="Arial"/>
          <w:szCs w:val="24"/>
        </w:rPr>
        <w:t xml:space="preserve"> squares were presented four times per set size and in total 32 groups of </w:t>
      </w:r>
      <w:r w:rsidR="00E47D09" w:rsidRPr="00725DD2">
        <w:rPr>
          <w:rFonts w:eastAsia="Calibri" w:cs="Arial"/>
          <w:szCs w:val="24"/>
        </w:rPr>
        <w:t>color</w:t>
      </w:r>
      <w:r w:rsidRPr="00725DD2">
        <w:rPr>
          <w:rFonts w:eastAsia="Calibri" w:cs="Arial"/>
          <w:szCs w:val="24"/>
        </w:rPr>
        <w:t>s</w:t>
      </w:r>
      <w:r w:rsidRPr="00725DD2">
        <w:rPr>
          <w:rFonts w:cs="Arial"/>
          <w:szCs w:val="24"/>
        </w:rPr>
        <w:t xml:space="preserve"> were used. To decrease learning effects due to repetition, we split the same stimuli groups between the two blocks. To control for differences between the two </w:t>
      </w:r>
      <w:r w:rsidRPr="00725DD2">
        <w:rPr>
          <w:rFonts w:cs="Arial"/>
          <w:szCs w:val="24"/>
        </w:rPr>
        <w:lastRenderedPageBreak/>
        <w:t xml:space="preserve">hemispheres in representation of </w:t>
      </w:r>
      <w:r w:rsidR="00142F3C" w:rsidRPr="00725DD2">
        <w:rPr>
          <w:rFonts w:cs="Arial"/>
          <w:szCs w:val="24"/>
        </w:rPr>
        <w:t>colo</w:t>
      </w:r>
      <w:r w:rsidR="00AE277A" w:rsidRPr="00725DD2">
        <w:rPr>
          <w:rFonts w:cs="Arial"/>
          <w:szCs w:val="24"/>
        </w:rPr>
        <w:t>r</w:t>
      </w:r>
      <w:r w:rsidR="00AE277A" w:rsidRPr="00725DD2">
        <w:rPr>
          <w:rFonts w:cs="Arial"/>
          <w:szCs w:val="24"/>
        </w:rPr>
        <w:fldChar w:fldCharType="begin" w:fldLock="1"/>
      </w:r>
      <w:r w:rsidR="00F3254F">
        <w:rPr>
          <w:rFonts w:cs="Arial"/>
          <w:szCs w:val="24"/>
        </w:rPr>
        <w:instrText>ADDIN CSL_CITATION {"citationItems":[{"id":"ITEM-1","itemData":{"DOI":"10.1073/pnas.0509868103","ISSN":"0027-8424","PMID":"16387848","abstract":"The question of whether language affects perception has been debated largely on the basis of cross-language data, without considering the functional organization of the brain. The nature of this neural organization predicts that, if language affects perception, it should do so more in the right visual field than in the left visual field, an idea unexamined in the debate. Here, we find support for this proposal in lateralized color discrimination tasks. Reaction times to targets in the right visual field were faster when the target and distractor colors had different names; in contrast, reaction times to targets in the left visual field were not affected by the names of the target and distractor colors. Moreover, this pattern was disrupted when participants performed a secondary task that engaged verbal working memory but not a task making comparable demands on spatial working memory. It appears that people view the right (but not the left) half of their visual world through the lens of their native language, providing an unexpected resolution to the language-and-thought debate.","author":[{"dropping-particle":"","family":"Gilbert","given":"Aubrey L","non-dropping-particle":"","parse-names":false,"suffix":""},{"dropping-particle":"","family":"Regier","given":"Terry","non-dropping-particle":"","parse-names":false,"suffix":""},{"dropping-particle":"","family":"Kay","given":"Paul","non-dropping-particle":"","parse-names":false,"suffix":""},{"dropping-particle":"","family":"Ivry","given":"Richard B","non-dropping-particle":"","parse-names":false,"suffix":""}],"container-title":"Proceedings of the National Academy of Sciences of the United States of America","id":"ITEM-1","issue":"2","issued":{"date-parts":[["2006","1","10"]]},"page":"489-94","publisher":"National Academy of Sciences","title":"Whorf hypothesis is supported in the right visual field but not the left.","type":"article-journal","volume":"103"},"uris":["http://www.mendeley.com/documents/?uuid=9898087d-74b9-33e4-9985-4f4ccd6af17b"]}],"mendeley":{"formattedCitation":"&lt;sup&gt;52&lt;/sup&gt;","plainTextFormattedCitation":"52","previouslyFormattedCitation":"&lt;sup&gt;51&lt;/sup&gt;"},"properties":{"noteIndex":0},"schema":"https://github.com/citation-style-language/schema/raw/master/csl-citation.json"}</w:instrText>
      </w:r>
      <w:r w:rsidR="00AE277A" w:rsidRPr="00725DD2">
        <w:rPr>
          <w:rFonts w:cs="Arial"/>
          <w:szCs w:val="24"/>
        </w:rPr>
        <w:fldChar w:fldCharType="separate"/>
      </w:r>
      <w:r w:rsidR="00F3254F" w:rsidRPr="00F3254F">
        <w:rPr>
          <w:rFonts w:cs="Arial"/>
          <w:noProof/>
          <w:szCs w:val="24"/>
          <w:vertAlign w:val="superscript"/>
        </w:rPr>
        <w:t>52</w:t>
      </w:r>
      <w:r w:rsidR="00AE277A" w:rsidRPr="00725DD2">
        <w:rPr>
          <w:rFonts w:cs="Arial"/>
          <w:szCs w:val="24"/>
        </w:rPr>
        <w:fldChar w:fldCharType="end"/>
      </w:r>
      <w:r w:rsidR="00AE277A" w:rsidRPr="00725DD2">
        <w:rPr>
          <w:rFonts w:cs="Arial"/>
          <w:szCs w:val="24"/>
        </w:rPr>
        <w:t>, target locations (left/right) were counterbalanced across conditions</w:t>
      </w:r>
      <w:r w:rsidR="00142F3C" w:rsidRPr="00725DD2">
        <w:rPr>
          <w:rFonts w:cs="Arial"/>
          <w:szCs w:val="24"/>
        </w:rPr>
        <w:t>. Moreover, the same colo</w:t>
      </w:r>
      <w:r w:rsidR="00AE277A" w:rsidRPr="00725DD2">
        <w:rPr>
          <w:rFonts w:cs="Arial"/>
          <w:szCs w:val="24"/>
        </w:rPr>
        <w:t>rs</w:t>
      </w:r>
      <w:r w:rsidRPr="00725DD2">
        <w:rPr>
          <w:szCs w:val="24"/>
        </w:rPr>
        <w:t xml:space="preserve"> were highlighted for all four set sizes. </w:t>
      </w:r>
    </w:p>
    <w:p w14:paraId="6AA5FA73" w14:textId="77777777" w:rsidR="002D12E3" w:rsidRPr="0030171C" w:rsidRDefault="002D12E3" w:rsidP="00E922A2">
      <w:pPr>
        <w:pStyle w:val="Subtitle"/>
        <w:rPr>
          <w:b/>
        </w:rPr>
      </w:pPr>
      <w:r w:rsidRPr="0030171C">
        <w:t>Cognitive effort discounting task</w:t>
      </w:r>
    </w:p>
    <w:p w14:paraId="0F73A292" w14:textId="389496FB" w:rsidR="0033158D" w:rsidRPr="00076704" w:rsidRDefault="002D12E3" w:rsidP="00E922A2">
      <w:pPr>
        <w:spacing w:line="360" w:lineRule="auto"/>
        <w:jc w:val="both"/>
        <w:rPr>
          <w:rFonts w:cs="Arial"/>
          <w:szCs w:val="24"/>
        </w:rPr>
      </w:pPr>
      <w:r w:rsidRPr="00076704">
        <w:rPr>
          <w:szCs w:val="24"/>
        </w:rPr>
        <w:t xml:space="preserve">After participants gained experience with all four difficulty levels of update and ignore conditions of the </w:t>
      </w:r>
      <w:r w:rsidR="00E47D09" w:rsidRPr="00076704">
        <w:rPr>
          <w:rFonts w:eastAsia="Calibri" w:cs="Arial"/>
          <w:szCs w:val="24"/>
        </w:rPr>
        <w:t>color</w:t>
      </w:r>
      <w:r w:rsidRPr="00076704">
        <w:rPr>
          <w:rFonts w:cs="Arial"/>
          <w:szCs w:val="24"/>
        </w:rPr>
        <w:t xml:space="preserve"> wheel working memory task, they proceeded with the third part of the experiment: the effort discounting task</w:t>
      </w:r>
      <w:r w:rsidR="00B8685F">
        <w:rPr>
          <w:rFonts w:cs="Arial"/>
          <w:szCs w:val="24"/>
        </w:rPr>
        <w:t xml:space="preserve"> (Figure 1B)</w:t>
      </w:r>
      <w:r w:rsidRPr="00076704">
        <w:rPr>
          <w:rFonts w:cs="Arial"/>
          <w:szCs w:val="24"/>
        </w:rPr>
        <w:t xml:space="preserve">. The aim of this paradigm was to quantify the subjective value that participants assigned to </w:t>
      </w:r>
      <w:r w:rsidR="00E47D09" w:rsidRPr="00076704">
        <w:rPr>
          <w:rFonts w:eastAsia="Calibri" w:cs="Arial"/>
          <w:szCs w:val="24"/>
        </w:rPr>
        <w:t>color</w:t>
      </w:r>
      <w:r w:rsidRPr="00076704">
        <w:rPr>
          <w:rFonts w:cs="Arial"/>
          <w:szCs w:val="24"/>
        </w:rPr>
        <w:t xml:space="preserve"> wheel task performance. There were two versions of choice trials to address our two research questions. In both versions, two options were accompanied by </w:t>
      </w:r>
      <w:r w:rsidRPr="00076704">
        <w:rPr>
          <w:rFonts w:eastAsia="Calibri" w:cs="Arial"/>
          <w:szCs w:val="24"/>
        </w:rPr>
        <w:t xml:space="preserve">an </w:t>
      </w:r>
      <w:r w:rsidRPr="00076704">
        <w:rPr>
          <w:rFonts w:cs="Arial"/>
          <w:szCs w:val="24"/>
        </w:rPr>
        <w:t xml:space="preserve">amount of money and the options defined what participants would do in the last part of the experiment. </w:t>
      </w:r>
    </w:p>
    <w:p w14:paraId="730549DC" w14:textId="26BA8185" w:rsidR="0033158D" w:rsidRPr="00076704" w:rsidRDefault="002D12E3" w:rsidP="00E922A2">
      <w:pPr>
        <w:spacing w:after="0" w:line="360" w:lineRule="auto"/>
        <w:jc w:val="both"/>
        <w:rPr>
          <w:rFonts w:cs="Arial"/>
          <w:szCs w:val="24"/>
        </w:rPr>
      </w:pPr>
      <w:r w:rsidRPr="00076704">
        <w:rPr>
          <w:rFonts w:cs="Arial"/>
          <w:szCs w:val="24"/>
        </w:rPr>
        <w:t>In every trial of the task</w:t>
      </w:r>
      <w:r w:rsidR="00142F3C" w:rsidRPr="00076704">
        <w:rPr>
          <w:rFonts w:cs="Arial"/>
          <w:szCs w:val="24"/>
        </w:rPr>
        <w:t>,</w:t>
      </w:r>
      <w:r w:rsidRPr="00076704">
        <w:rPr>
          <w:rFonts w:cs="Arial"/>
          <w:szCs w:val="24"/>
        </w:rPr>
        <w:t xml:space="preserve"> participants saw a rectangle containing two options and a fixation cross. The options could be “No Redo” or any set size of ignore or update, for example “Ignore 2”, corresponding to the ignore condition of the task and set size of 2. Below each option, a monetary reward was displayed, for example “for 2€”. Participants could choose the left or right option by pressing 1 or 2 on the keyboard and they had six seconds to respond.</w:t>
      </w:r>
      <w:r w:rsidR="008A5F12" w:rsidRPr="00076704">
        <w:rPr>
          <w:rFonts w:cs="Arial"/>
          <w:szCs w:val="24"/>
        </w:rPr>
        <w:t xml:space="preserve"> </w:t>
      </w:r>
      <w:r w:rsidRPr="00076704">
        <w:rPr>
          <w:rFonts w:cs="Arial"/>
          <w:szCs w:val="24"/>
        </w:rPr>
        <w:t xml:space="preserve">When participants made a choice, a black square surrounding the selected offer appeared to indicate that their response was recorded. </w:t>
      </w:r>
    </w:p>
    <w:p w14:paraId="49268F0A" w14:textId="0546946B" w:rsidR="002D12E3" w:rsidRPr="00076704" w:rsidRDefault="002D12E3" w:rsidP="00E922A2">
      <w:pPr>
        <w:spacing w:after="0" w:line="360" w:lineRule="auto"/>
        <w:jc w:val="both"/>
        <w:rPr>
          <w:rFonts w:eastAsia="Calibri" w:cs="Arial"/>
          <w:szCs w:val="24"/>
        </w:rPr>
      </w:pPr>
      <w:r w:rsidRPr="00076704">
        <w:rPr>
          <w:rFonts w:cs="Arial"/>
          <w:szCs w:val="24"/>
        </w:rPr>
        <w:t xml:space="preserve">At this stage, participants were instructed that there were two more parts in the experiment. In the last part, they would have the opportunity to earn a bonus monetary reward by redoing one to three blocks of the </w:t>
      </w:r>
      <w:r w:rsidR="00E47D09" w:rsidRPr="00076704">
        <w:rPr>
          <w:rFonts w:eastAsia="Calibri" w:cs="Arial"/>
          <w:szCs w:val="24"/>
        </w:rPr>
        <w:t>color</w:t>
      </w:r>
      <w:r w:rsidRPr="00076704">
        <w:rPr>
          <w:szCs w:val="24"/>
        </w:rPr>
        <w:t xml:space="preserve"> wheel task. However, the amount of the bonus and the type of trials they would repeat would be based on the choices they made on the choice task. To highlight the importance of every choice, we instructed them that of all the choices they made (of both versions) the computer would select only one randomly and the bonus and redo would be based on that single choice. To minimize effects of error avoidance on </w:t>
      </w:r>
      <w:r w:rsidRPr="00076704">
        <w:rPr>
          <w:rFonts w:eastAsia="Calibri" w:cs="Arial"/>
          <w:szCs w:val="24"/>
          <w:lang w:eastAsia="ja-JP"/>
        </w:rPr>
        <w:t>choices</w:t>
      </w:r>
      <w:r w:rsidRPr="00076704">
        <w:rPr>
          <w:rFonts w:cs="Arial"/>
          <w:szCs w:val="24"/>
        </w:rPr>
        <w:t xml:space="preserve">, </w:t>
      </w:r>
      <w:r w:rsidRPr="00076704">
        <w:rPr>
          <w:rFonts w:cs="Arial"/>
          <w:color w:val="263238"/>
          <w:szCs w:val="24"/>
        </w:rPr>
        <w:t xml:space="preserve">we informed participants that accuracy during the redo part would not influence whether they receive the monetary reward, as long as their performance was comparable with the first time </w:t>
      </w:r>
      <w:r w:rsidRPr="00076704">
        <w:rPr>
          <w:rFonts w:eastAsia="Calibri" w:cs="Arial"/>
          <w:color w:val="263238"/>
          <w:szCs w:val="24"/>
        </w:rPr>
        <w:t xml:space="preserve">that </w:t>
      </w:r>
      <w:r w:rsidRPr="00076704">
        <w:rPr>
          <w:rFonts w:cs="Arial"/>
          <w:color w:val="263238"/>
          <w:szCs w:val="24"/>
        </w:rPr>
        <w:t xml:space="preserve">they did the </w:t>
      </w:r>
      <w:r w:rsidR="00E47D09" w:rsidRPr="00076704">
        <w:rPr>
          <w:rFonts w:eastAsia="Calibri" w:cs="Arial"/>
          <w:color w:val="263238"/>
          <w:szCs w:val="24"/>
        </w:rPr>
        <w:t>color</w:t>
      </w:r>
      <w:r w:rsidRPr="00076704">
        <w:rPr>
          <w:rFonts w:cs="Arial"/>
          <w:color w:val="263238"/>
          <w:szCs w:val="24"/>
        </w:rPr>
        <w:t xml:space="preserve"> wheel task (part 2 of experiment).</w:t>
      </w:r>
      <w:r w:rsidRPr="00076704">
        <w:rPr>
          <w:rFonts w:cs="Arial"/>
          <w:color w:val="0070C0"/>
          <w:szCs w:val="24"/>
        </w:rPr>
        <w:t xml:space="preserve"> </w:t>
      </w:r>
      <w:r w:rsidRPr="00076704">
        <w:rPr>
          <w:rFonts w:cs="Arial"/>
          <w:szCs w:val="24"/>
        </w:rPr>
        <w:t xml:space="preserve">Both the rewards and the redo were real and not hypothetical. </w:t>
      </w:r>
    </w:p>
    <w:p w14:paraId="76FB5BE6" w14:textId="77777777" w:rsidR="0033158D" w:rsidRPr="00970564" w:rsidRDefault="0033158D" w:rsidP="00E922A2">
      <w:pPr>
        <w:spacing w:line="360" w:lineRule="auto"/>
        <w:jc w:val="both"/>
        <w:rPr>
          <w:rFonts w:cs="Arial"/>
        </w:rPr>
      </w:pPr>
    </w:p>
    <w:p w14:paraId="674A4B32" w14:textId="77777777" w:rsidR="002D12E3" w:rsidRPr="00076704" w:rsidRDefault="002D12E3" w:rsidP="00E922A2">
      <w:pPr>
        <w:pStyle w:val="Subtitle1"/>
        <w:rPr>
          <w:color w:val="0070C0"/>
        </w:rPr>
      </w:pPr>
      <w:r w:rsidRPr="00076704">
        <w:t>Task vs No effort: Choices between working memory task and no task</w:t>
      </w:r>
    </w:p>
    <w:p w14:paraId="2833B1D4" w14:textId="74E8E732" w:rsidR="002D12E3" w:rsidRPr="00076704" w:rsidRDefault="002D12E3" w:rsidP="00E922A2">
      <w:pPr>
        <w:spacing w:line="360" w:lineRule="auto"/>
        <w:jc w:val="both"/>
        <w:rPr>
          <w:rFonts w:cs="Arial"/>
        </w:rPr>
      </w:pPr>
      <w:r w:rsidRPr="00076704">
        <w:rPr>
          <w:rFonts w:cs="Arial"/>
        </w:rPr>
        <w:t xml:space="preserve">These trials addressed the first research question: whether the subjective value of </w:t>
      </w:r>
      <w:r w:rsidRPr="00076704">
        <w:rPr>
          <w:rFonts w:eastAsia="Calibri" w:cs="Arial"/>
          <w:noProof/>
          <w:lang w:eastAsia="ja-JP"/>
        </w:rPr>
        <w:t>distractor</w:t>
      </w:r>
      <w:r w:rsidRPr="00076704">
        <w:rPr>
          <w:rFonts w:cs="Arial"/>
        </w:rPr>
        <w:t xml:space="preserve"> resistance and flexible updating subjective values decreases as a function of task demand. Here, participants had to choose between repeating a level of ignore or update (effort offer) and not redoing the </w:t>
      </w:r>
      <w:r w:rsidR="00E47D09" w:rsidRPr="00076704">
        <w:rPr>
          <w:rFonts w:eastAsia="Calibri" w:cs="Arial"/>
        </w:rPr>
        <w:t>color</w:t>
      </w:r>
      <w:r w:rsidRPr="00076704">
        <w:rPr>
          <w:rFonts w:cs="Arial"/>
        </w:rPr>
        <w:t xml:space="preserve"> wheel task at all (</w:t>
      </w:r>
      <w:r w:rsidR="00814D10" w:rsidRPr="00076704">
        <w:rPr>
          <w:rFonts w:cs="Arial"/>
        </w:rPr>
        <w:t>no</w:t>
      </w:r>
      <w:r w:rsidR="00814D10" w:rsidRPr="00076704">
        <w:rPr>
          <w:rFonts w:eastAsia="Calibri" w:cs="Arial"/>
        </w:rPr>
        <w:t xml:space="preserve"> </w:t>
      </w:r>
      <w:r w:rsidR="00814D10" w:rsidRPr="00076704">
        <w:rPr>
          <w:rFonts w:cs="Arial"/>
        </w:rPr>
        <w:t>effort</w:t>
      </w:r>
      <w:r w:rsidR="00B8685F">
        <w:rPr>
          <w:rFonts w:cs="Arial"/>
        </w:rPr>
        <w:t xml:space="preserve"> offer)</w:t>
      </w:r>
      <w:r w:rsidRPr="00076704">
        <w:rPr>
          <w:rFonts w:cs="Arial"/>
        </w:rPr>
        <w:t xml:space="preserve">. “If they chose the </w:t>
      </w:r>
      <w:r w:rsidR="00814D10" w:rsidRPr="00076704">
        <w:rPr>
          <w:rFonts w:cs="Arial"/>
        </w:rPr>
        <w:t xml:space="preserve">no </w:t>
      </w:r>
      <w:r w:rsidR="00814D10" w:rsidRPr="00076704">
        <w:rPr>
          <w:rFonts w:eastAsia="Calibri" w:cs="Arial"/>
        </w:rPr>
        <w:t>effort</w:t>
      </w:r>
      <w:r w:rsidRPr="00076704">
        <w:rPr>
          <w:rFonts w:eastAsia="Calibri" w:cs="Arial"/>
        </w:rPr>
        <w:t xml:space="preserve"> option</w:t>
      </w:r>
      <w:r w:rsidRPr="00076704">
        <w:rPr>
          <w:rFonts w:cs="Arial"/>
        </w:rPr>
        <w:t xml:space="preserve"> (“No Redo” ) they were instructed that they would be able to use their time as they pleased (e.g. by using their phones or lab computer) but they would still have to stay in the testing lab so that time spent on the experiment was the same for both options. Otherwise, if the option to repeat the task was selected, the redo trials would consist of mostly the selected choice condition and level. “Mostly” is important because if they always did the same condition during the redo, they would be able to predict whether they had to update or ignore.</w:t>
      </w:r>
      <w:r w:rsidR="008A5F12" w:rsidRPr="00076704">
        <w:rPr>
          <w:rFonts w:cs="Arial"/>
        </w:rPr>
        <w:t xml:space="preserve"> </w:t>
      </w:r>
      <w:r w:rsidRPr="00076704">
        <w:rPr>
          <w:rFonts w:cs="Arial"/>
        </w:rPr>
        <w:t xml:space="preserve">We emphasized that they should take their time to respond, consider both the money and their experience while doing the </w:t>
      </w:r>
      <w:r w:rsidR="00E47D09" w:rsidRPr="00076704">
        <w:rPr>
          <w:rFonts w:eastAsia="Calibri" w:cs="Arial"/>
          <w:lang w:eastAsia="ja-JP"/>
        </w:rPr>
        <w:t>color</w:t>
      </w:r>
      <w:r w:rsidRPr="00076704">
        <w:rPr>
          <w:rFonts w:cs="Arial"/>
        </w:rPr>
        <w:t xml:space="preserve"> wheel task as well as the importance of choosing their true preference and not try to please us.</w:t>
      </w:r>
    </w:p>
    <w:p w14:paraId="6239E4BC" w14:textId="13C826AF" w:rsidR="002D12E3" w:rsidRPr="00076704" w:rsidRDefault="002D12E3" w:rsidP="007E3D8F">
      <w:pPr>
        <w:pStyle w:val="Subtitle1"/>
      </w:pPr>
      <w:r w:rsidRPr="00076704">
        <w:t xml:space="preserve">Ignore vs Update: Choices between distractor </w:t>
      </w:r>
      <w:r w:rsidRPr="007E3D8F">
        <w:t>resistance</w:t>
      </w:r>
      <w:r w:rsidRPr="00076704">
        <w:t xml:space="preserve"> and flexible updating</w:t>
      </w:r>
    </w:p>
    <w:p w14:paraId="6208EE84" w14:textId="7F4DC0C1" w:rsidR="002D12E3" w:rsidRPr="00076704" w:rsidRDefault="002D12E3" w:rsidP="00E922A2">
      <w:pPr>
        <w:spacing w:line="360" w:lineRule="auto"/>
        <w:jc w:val="both"/>
        <w:rPr>
          <w:rFonts w:eastAsia="Calibri" w:cs="Arial"/>
          <w:lang w:eastAsia="ja-JP"/>
        </w:rPr>
      </w:pPr>
      <w:r w:rsidRPr="00076704">
        <w:rPr>
          <w:rFonts w:cs="Arial"/>
        </w:rPr>
        <w:t xml:space="preserve">This trial type aimed to investigate whether </w:t>
      </w:r>
      <w:r w:rsidRPr="00076704">
        <w:rPr>
          <w:rFonts w:eastAsia="Calibri" w:cs="Arial"/>
          <w:noProof/>
          <w:lang w:eastAsia="ja-JP"/>
        </w:rPr>
        <w:t>distractor</w:t>
      </w:r>
      <w:r w:rsidRPr="00076704">
        <w:rPr>
          <w:rFonts w:cs="Arial"/>
        </w:rPr>
        <w:t xml:space="preserve"> resistance is perceived as costlier than flexible updating by directly contrasting them.</w:t>
      </w:r>
      <w:r w:rsidR="008A5F12" w:rsidRPr="00076704">
        <w:rPr>
          <w:rFonts w:cs="Arial"/>
        </w:rPr>
        <w:t xml:space="preserve"> </w:t>
      </w:r>
      <w:r w:rsidRPr="00076704">
        <w:rPr>
          <w:rFonts w:cs="Arial"/>
        </w:rPr>
        <w:t>In these trials, participants had to choose between doing the same le</w:t>
      </w:r>
      <w:r w:rsidR="00B8685F">
        <w:rPr>
          <w:rFonts w:cs="Arial"/>
        </w:rPr>
        <w:t>vel of either ignore or update</w:t>
      </w:r>
      <w:r w:rsidRPr="00076704">
        <w:rPr>
          <w:rFonts w:eastAsia="Calibri" w:cs="Arial"/>
          <w:lang w:eastAsia="ja-JP"/>
        </w:rPr>
        <w:t xml:space="preserve">. </w:t>
      </w:r>
    </w:p>
    <w:p w14:paraId="1AB30D70" w14:textId="4352C4B1" w:rsidR="002D12E3" w:rsidRPr="00076704" w:rsidRDefault="002D12E3" w:rsidP="00E922A2">
      <w:pPr>
        <w:spacing w:line="360" w:lineRule="auto"/>
        <w:jc w:val="both"/>
        <w:rPr>
          <w:rFonts w:cs="Arial"/>
          <w:szCs w:val="24"/>
        </w:rPr>
      </w:pPr>
      <w:r w:rsidRPr="00076704">
        <w:rPr>
          <w:rFonts w:cs="Arial"/>
          <w:szCs w:val="24"/>
        </w:rPr>
        <w:t xml:space="preserve">The amount they were offered for the no effort “No Redo” option varied from €0.10 to €2.20 in €0.20 steps (except the first step, which was </w:t>
      </w:r>
      <w:r w:rsidRPr="00076704">
        <w:rPr>
          <w:rFonts w:eastAsia="Calibri" w:cs="Arial"/>
          <w:szCs w:val="24"/>
        </w:rPr>
        <w:t>€</w:t>
      </w:r>
      <w:r w:rsidRPr="00076704">
        <w:rPr>
          <w:rFonts w:cs="Arial"/>
          <w:szCs w:val="24"/>
        </w:rPr>
        <w:t>0.10</w:t>
      </w:r>
      <w:r w:rsidRPr="00076704">
        <w:rPr>
          <w:rFonts w:eastAsia="Calibri" w:cs="Arial"/>
          <w:szCs w:val="24"/>
        </w:rPr>
        <w:t>)</w:t>
      </w:r>
      <w:r w:rsidRPr="00076704">
        <w:rPr>
          <w:rFonts w:eastAsia="Calibri" w:cs="Arial"/>
          <w:szCs w:val="24"/>
          <w:lang w:eastAsia="ja-JP"/>
        </w:rPr>
        <w:t>,</w:t>
      </w:r>
      <w:r w:rsidRPr="00076704">
        <w:rPr>
          <w:rFonts w:cs="Arial"/>
          <w:szCs w:val="24"/>
        </w:rPr>
        <w:t xml:space="preserve"> while the task option (effort offer) was always fixed at €2.00. The €2.20 option for “No Redo” was included to identify whether there were participants who strongly preferred performing the task, even if that meant forgoing rewards. As we hypothesized that ignore would be costlier, in this case ignore (hard offer) was kept steady at €2 and update (easy offer) was varying from €0.10 to €4 in €0.20 steps (as above). There were 96 possible pairs for “</w:t>
      </w:r>
      <w:r w:rsidR="00955042">
        <w:rPr>
          <w:rFonts w:cs="Arial"/>
          <w:szCs w:val="24"/>
        </w:rPr>
        <w:t>task</w:t>
      </w:r>
      <w:r w:rsidRPr="00076704">
        <w:rPr>
          <w:rFonts w:cs="Arial"/>
          <w:szCs w:val="24"/>
        </w:rPr>
        <w:t xml:space="preserve"> vs no effort” choices (12 amounts*2 conditions*4 set sizes) and 84 for “ignore vs update” choices (21 amounts*4 set sizes). As there is evidence that choice is probabilistic rather than deterministic</w:t>
      </w:r>
      <w:r w:rsidR="00AE277A" w:rsidRPr="00076704">
        <w:rPr>
          <w:rFonts w:cs="Arial"/>
          <w:szCs w:val="24"/>
          <w:lang w:eastAsia="ja-JP"/>
        </w:rPr>
        <w:fldChar w:fldCharType="begin" w:fldLock="1"/>
      </w:r>
      <w:r w:rsidR="00F3254F">
        <w:rPr>
          <w:rFonts w:cs="Arial"/>
          <w:szCs w:val="24"/>
          <w:lang w:eastAsia="ja-JP"/>
        </w:rPr>
        <w:instrText>ADDIN CSL_CITATION {"citationItems":[{"id":"ITEM-1","itemData":{"DOI":"10.1037/a0013646","ISSN":"0278-7393","PMID":"18980407","abstract":"Previous research has developed a variety of theories explaining when and why people's decisions under risk deviate from the standard economic view of expected utility maximization. These theories are limited in their predictive accuracy in that they do not explain the probabilistic nature of preferential choice, that is, why an individual makes different choices in nearly identical situations, or why the magnitude of these inconsistencies varies in different situations. To illustrate the advantage of probabilistic theories, three probabilistic theories of decision making under risk are compared with their deterministic counterparts. The probabilistic theories are (a) a probabilistic version of a simple choice heuristic, (b) a probabilistic version of cumulative prospect theory, and (c) decision field theory. By testing the theories with the data from three experimental studies, the superiority of the probabilistic models over their deterministic counterparts in predicting people's decisions under risk become evident. When testing the probabilistic theories against each other, decision field theory provides the best account of the observed behavior.","author":[{"dropping-particle":"","family":"Rieskamp","given":"Jörg","non-dropping-particle":"","parse-names":false,"suffix":""}],"container-title":"Journal of experimental psychology. Learning, memory, and cognition","id":"ITEM-1","issue":"6","issued":{"date-parts":[["2008","11"]]},"page":"1446-65","title":"The probabilistic nature of preferential choice.","type":"article-journal","volume":"34"},"uris":["http://www.mendeley.com/documents/?uuid=627aadc5-d386-31a7-a81b-c97be84b7d78"]}],"mendeley":{"formattedCitation":"&lt;sup&gt;53&lt;/sup&gt;","plainTextFormattedCitation":"53","previouslyFormattedCitation":"&lt;sup&gt;52&lt;/sup&gt;"},"properties":{"noteIndex":0},"schema":"https://github.com/citation-style-language/schema/raw/master/csl-citation.json"}</w:instrText>
      </w:r>
      <w:r w:rsidR="00AE277A" w:rsidRPr="00076704">
        <w:rPr>
          <w:rFonts w:cs="Arial"/>
          <w:szCs w:val="24"/>
          <w:lang w:eastAsia="ja-JP"/>
        </w:rPr>
        <w:fldChar w:fldCharType="separate"/>
      </w:r>
      <w:r w:rsidR="00F3254F" w:rsidRPr="00F3254F">
        <w:rPr>
          <w:rFonts w:cs="Arial"/>
          <w:noProof/>
          <w:szCs w:val="24"/>
          <w:vertAlign w:val="superscript"/>
          <w:lang w:eastAsia="ja-JP"/>
        </w:rPr>
        <w:t>53</w:t>
      </w:r>
      <w:r w:rsidR="00AE277A" w:rsidRPr="00076704">
        <w:rPr>
          <w:rFonts w:cs="Arial"/>
          <w:szCs w:val="24"/>
          <w:lang w:eastAsia="ja-JP"/>
        </w:rPr>
        <w:fldChar w:fldCharType="end"/>
      </w:r>
      <w:r w:rsidR="00AE277A" w:rsidRPr="00076704">
        <w:rPr>
          <w:rFonts w:cs="Arial"/>
          <w:szCs w:val="24"/>
          <w:lang w:eastAsia="ja-JP"/>
        </w:rPr>
        <w:t>,</w:t>
      </w:r>
      <w:r w:rsidRPr="00076704">
        <w:rPr>
          <w:rFonts w:cs="Arial"/>
          <w:szCs w:val="24"/>
        </w:rPr>
        <w:t xml:space="preserve"> every pair of options was sampled three times. We decided on three repetitions of the pairs based on a simulation analysis using pilot data (</w:t>
      </w:r>
      <w:r w:rsidRPr="00076704">
        <w:rPr>
          <w:rFonts w:eastAsia="Calibri" w:cs="Arial"/>
          <w:szCs w:val="24"/>
          <w:lang w:eastAsia="ja-JP"/>
        </w:rPr>
        <w:t>Supplementa</w:t>
      </w:r>
      <w:r w:rsidR="001D6461" w:rsidRPr="00076704">
        <w:rPr>
          <w:rFonts w:eastAsia="Calibri" w:cs="Arial"/>
          <w:szCs w:val="24"/>
          <w:lang w:eastAsia="ja-JP"/>
        </w:rPr>
        <w:t xml:space="preserve">l </w:t>
      </w:r>
      <w:r w:rsidRPr="00076704">
        <w:rPr>
          <w:rFonts w:eastAsia="Calibri" w:cs="Arial"/>
          <w:szCs w:val="24"/>
          <w:lang w:eastAsia="ja-JP"/>
        </w:rPr>
        <w:t>Figure 3</w:t>
      </w:r>
      <w:r w:rsidRPr="00076704">
        <w:rPr>
          <w:rFonts w:cs="Arial"/>
          <w:szCs w:val="24"/>
        </w:rPr>
        <w:t>) in order to optimize the trade-off between indifference point estimation and task duration. Each participant performed three blocks that contained in total 288 trials of “t</w:t>
      </w:r>
      <w:r w:rsidR="00AE495C">
        <w:rPr>
          <w:rFonts w:cs="Arial"/>
          <w:szCs w:val="24"/>
        </w:rPr>
        <w:t>ask vs no effort” trials and 252</w:t>
      </w:r>
      <w:r w:rsidRPr="00076704">
        <w:rPr>
          <w:rFonts w:cs="Arial"/>
          <w:szCs w:val="24"/>
        </w:rPr>
        <w:t xml:space="preserve"> trials of “ignore vs update”. The trials of the two versions were interleaved (mixed) and randomized within each block.</w:t>
      </w:r>
      <w:r w:rsidR="008A5F12" w:rsidRPr="00076704">
        <w:rPr>
          <w:rFonts w:cs="Arial"/>
          <w:szCs w:val="24"/>
        </w:rPr>
        <w:t xml:space="preserve"> </w:t>
      </w:r>
      <w:r w:rsidRPr="00076704">
        <w:rPr>
          <w:rFonts w:cs="Arial"/>
          <w:szCs w:val="24"/>
        </w:rPr>
        <w:t xml:space="preserve">To avoid location effects, we counterbalanced the left-right presentation of the two options. </w:t>
      </w:r>
      <w:r w:rsidRPr="00076704">
        <w:rPr>
          <w:rFonts w:eastAsia="Calibri" w:cs="Arial"/>
          <w:szCs w:val="24"/>
          <w:lang w:eastAsia="ja-JP"/>
        </w:rPr>
        <w:t>Total task duration was about 55 minutes.</w:t>
      </w:r>
    </w:p>
    <w:p w14:paraId="62174EA3" w14:textId="64759432" w:rsidR="002D12E3" w:rsidRPr="00076704" w:rsidRDefault="002D12E3" w:rsidP="00E922A2">
      <w:pPr>
        <w:spacing w:after="0" w:line="360" w:lineRule="auto"/>
        <w:jc w:val="both"/>
        <w:rPr>
          <w:rFonts w:cs="Arial"/>
          <w:szCs w:val="24"/>
        </w:rPr>
      </w:pPr>
      <w:r w:rsidRPr="00076704">
        <w:rPr>
          <w:rFonts w:cs="Arial"/>
          <w:szCs w:val="24"/>
        </w:rPr>
        <w:t>We decided to use fixed sets of offers and not a titrated staircase procedure to estimate subjective value because staircase procedures do not sample the entire logistic regression curve. Our version of effort discounting task sampled the logistic regression curves adequately because all participants were faced with the entire range of offer options.</w:t>
      </w:r>
    </w:p>
    <w:p w14:paraId="0DC3284B" w14:textId="77777777" w:rsidR="0033158D" w:rsidRPr="00076704" w:rsidRDefault="0033158D" w:rsidP="00E922A2">
      <w:pPr>
        <w:spacing w:after="0" w:line="360" w:lineRule="auto"/>
        <w:jc w:val="both"/>
        <w:rPr>
          <w:rFonts w:eastAsia="Calibri" w:cs="Arial"/>
          <w:szCs w:val="24"/>
          <w:lang w:eastAsia="ja-JP"/>
        </w:rPr>
      </w:pPr>
    </w:p>
    <w:p w14:paraId="3330B1F6" w14:textId="77777777" w:rsidR="002D12E3" w:rsidRPr="00076704" w:rsidRDefault="002D12E3" w:rsidP="00E922A2">
      <w:pPr>
        <w:pStyle w:val="Subtitle"/>
      </w:pPr>
      <w:r w:rsidRPr="00076704">
        <w:t>Redo</w:t>
      </w:r>
    </w:p>
    <w:p w14:paraId="6E27EFAC" w14:textId="7C5EEC61" w:rsidR="002D12E3" w:rsidRPr="00076704" w:rsidRDefault="002D12E3" w:rsidP="00E922A2">
      <w:pPr>
        <w:spacing w:after="0" w:line="360" w:lineRule="auto"/>
        <w:jc w:val="both"/>
        <w:rPr>
          <w:rFonts w:cs="Arial"/>
          <w:szCs w:val="24"/>
        </w:rPr>
      </w:pPr>
      <w:r w:rsidRPr="00076704">
        <w:rPr>
          <w:rFonts w:cs="Arial"/>
          <w:szCs w:val="24"/>
        </w:rPr>
        <w:t xml:space="preserve">After participants finished three blocks of the discounting choice task, one of their choices was </w:t>
      </w:r>
      <w:r w:rsidRPr="00076704">
        <w:rPr>
          <w:rFonts w:eastAsia="Calibri" w:cs="Arial"/>
          <w:szCs w:val="24"/>
          <w:lang w:eastAsia="ja-JP"/>
        </w:rPr>
        <w:t>pseudo-randomly</w:t>
      </w:r>
      <w:r w:rsidRPr="00076704">
        <w:rPr>
          <w:rFonts w:cs="Arial"/>
          <w:szCs w:val="24"/>
        </w:rPr>
        <w:t xml:space="preserve"> selected. Specifically, the computer only sampled from “ignore vs update” choices of level 3 or 4. Participants always did one block of 24 trials of the </w:t>
      </w:r>
      <w:r w:rsidR="00E47D09" w:rsidRPr="00076704">
        <w:rPr>
          <w:rFonts w:eastAsia="Calibri" w:cs="Arial"/>
          <w:szCs w:val="24"/>
          <w:lang w:eastAsia="ja-JP"/>
        </w:rPr>
        <w:t>color</w:t>
      </w:r>
      <w:r w:rsidRPr="00076704">
        <w:rPr>
          <w:rFonts w:cs="Arial"/>
          <w:szCs w:val="24"/>
        </w:rPr>
        <w:t xml:space="preserve"> wheel task. Two-thirds of these trials were their preferred condition (ignore/update). We decided to never select the </w:t>
      </w:r>
      <w:r w:rsidR="00814D10" w:rsidRPr="00076704">
        <w:rPr>
          <w:rFonts w:cs="Arial"/>
          <w:szCs w:val="24"/>
        </w:rPr>
        <w:t>no effort</w:t>
      </w:r>
      <w:r w:rsidRPr="00076704">
        <w:rPr>
          <w:rFonts w:cs="Arial"/>
          <w:szCs w:val="24"/>
        </w:rPr>
        <w:t xml:space="preserve"> option to maintain experimenter credibility, so that participants discussing the task are convinced that the consequences are real. The redo data were not analysed and participants always received the bonus regardless of their performance.</w:t>
      </w:r>
    </w:p>
    <w:p w14:paraId="348C8B08" w14:textId="77777777" w:rsidR="0033158D" w:rsidRPr="00076704" w:rsidRDefault="0033158D" w:rsidP="00E922A2">
      <w:pPr>
        <w:spacing w:after="0" w:line="360" w:lineRule="auto"/>
        <w:jc w:val="both"/>
        <w:rPr>
          <w:rFonts w:eastAsia="Calibri" w:cs="Arial"/>
          <w:szCs w:val="24"/>
          <w:lang w:eastAsia="ja-JP"/>
        </w:rPr>
      </w:pPr>
    </w:p>
    <w:p w14:paraId="0D229A5D" w14:textId="77777777" w:rsidR="002D12E3" w:rsidRPr="00076704" w:rsidRDefault="002D12E3" w:rsidP="00E922A2">
      <w:pPr>
        <w:pStyle w:val="Subtitle"/>
      </w:pPr>
      <w:r w:rsidRPr="00076704">
        <w:t>Debriefing questions</w:t>
      </w:r>
    </w:p>
    <w:p w14:paraId="0388A573" w14:textId="4224C6A0" w:rsidR="002D12E3" w:rsidRPr="00076704" w:rsidRDefault="002D12E3" w:rsidP="00E922A2">
      <w:pPr>
        <w:spacing w:after="0" w:line="360" w:lineRule="auto"/>
        <w:jc w:val="both"/>
        <w:rPr>
          <w:rFonts w:eastAsia="Calibri" w:cs="Arial"/>
          <w:szCs w:val="24"/>
          <w:lang w:eastAsia="ja-JP"/>
        </w:rPr>
      </w:pPr>
      <w:r w:rsidRPr="00076704">
        <w:rPr>
          <w:rFonts w:cs="Arial"/>
          <w:szCs w:val="24"/>
        </w:rPr>
        <w:t>After the end of the experiment we requested participants to complete questionnaires. We explicitly asked them to report their preference by asking “Which trials did you prefer</w:t>
      </w:r>
      <w:r w:rsidR="00DE2CB1" w:rsidRPr="00076704">
        <w:rPr>
          <w:rFonts w:eastAsia="Calibri" w:cs="Arial"/>
          <w:szCs w:val="24"/>
          <w:lang w:eastAsia="ja-JP"/>
        </w:rPr>
        <w:t>?”.</w:t>
      </w:r>
    </w:p>
    <w:p w14:paraId="29BE9F20" w14:textId="77777777" w:rsidR="0033158D" w:rsidRPr="00076704" w:rsidRDefault="0033158D" w:rsidP="00E922A2">
      <w:pPr>
        <w:spacing w:line="360" w:lineRule="auto"/>
        <w:jc w:val="both"/>
        <w:rPr>
          <w:rFonts w:cs="Arial"/>
          <w:szCs w:val="24"/>
        </w:rPr>
      </w:pPr>
    </w:p>
    <w:p w14:paraId="2C3FE114" w14:textId="77777777" w:rsidR="002D12E3" w:rsidRPr="00076704" w:rsidRDefault="002D12E3" w:rsidP="00E922A2">
      <w:pPr>
        <w:pStyle w:val="Subtitle"/>
      </w:pPr>
      <w:r w:rsidRPr="00076704">
        <w:t>Data analysis</w:t>
      </w:r>
    </w:p>
    <w:p w14:paraId="0A56D2A0" w14:textId="4E2D55B0" w:rsidR="0033158D" w:rsidRPr="00076704" w:rsidRDefault="002D12E3" w:rsidP="00E922A2">
      <w:pPr>
        <w:spacing w:line="360" w:lineRule="auto"/>
        <w:jc w:val="both"/>
        <w:rPr>
          <w:rFonts w:cs="Arial"/>
          <w:szCs w:val="24"/>
        </w:rPr>
      </w:pPr>
      <w:r w:rsidRPr="00076704">
        <w:rPr>
          <w:rFonts w:cs="Arial"/>
          <w:szCs w:val="24"/>
        </w:rPr>
        <w:t xml:space="preserve">We analysed our data using both frequentist and Bayesian statistics. </w:t>
      </w:r>
      <w:r w:rsidR="00AE277A" w:rsidRPr="00076704">
        <w:rPr>
          <w:rFonts w:cs="Arial"/>
          <w:szCs w:val="24"/>
          <w:lang w:eastAsia="ja-JP"/>
        </w:rPr>
        <w:t>All statistical analyses were performed using open source software JASP (version 0.7.5.6)</w:t>
      </w:r>
      <w:r w:rsidR="00AE277A" w:rsidRPr="00076704">
        <w:rPr>
          <w:rFonts w:cs="Arial"/>
          <w:szCs w:val="24"/>
          <w:lang w:eastAsia="ja-JP"/>
        </w:rPr>
        <w:fldChar w:fldCharType="begin" w:fldLock="1"/>
      </w:r>
      <w:r w:rsidR="00F3254F">
        <w:rPr>
          <w:rFonts w:cs="Arial"/>
          <w:szCs w:val="24"/>
          <w:lang w:eastAsia="ja-JP"/>
        </w:rPr>
        <w:instrText>ADDIN CSL_CITATION {"citationItems":[{"id":"ITEM-1","itemData":{"author":[{"dropping-particle":"","family":"JASP Team","given":"","non-dropping-particle":"","parse-names":false,"suffix":""}],"id":"ITEM-1","issued":{"date-parts":[["2016"]]},"title":"JASP (version 0.7.5.6) (Computer Program)","type":"article"},"uris":["http://www.mendeley.com/documents/?uuid=48375497-b025-4e21-b0bf-12c4420a92a2"]},{"id":"ITEM-2","itemData":{"author":[{"dropping-particle":"","family":"Wagenmakers","given":"Eric-jan","non-dropping-particle":"","parse-names":false,"suffix":""},{"dropping-particle":"","family":"Love","given":"Jonathon","non-dropping-particle":"","parse-names":false,"suffix":""},{"dropping-particle":"","family":"Marsman","given":"Maarten","non-dropping-particle":"","parse-names":false,"suffix":""},{"dropping-particle":"","family":"Ly","given":"Alexander","non-dropping-particle":"","parse-names":false,"suffix":""},{"dropping-particle":"","family":"Verhagen","given":"Josine","non-dropping-particle":"","parse-names":false,"suffix":""},{"dropping-particle":"","family":"Selker","given":"Ravi","non-dropping-particle":"","parse-names":false,"suffix":""},{"dropping-particle":"","family":"Quentin","given":"F","non-dropping-particle":"","parse-names":false,"suffix":""},{"dropping-particle":"","family":"Dropmann","given":"Damian","non-dropping-particle":"","parse-names":false,"suffix":""},{"dropping-particle":"","family":"Boutin","given":"Bruno","non-dropping-particle":"","parse-names":false,"suffix":""},{"dropping-particle":"","family":"Meerhoff","given":"Frans","non-dropping-particle":"","parse-names":false,"suffix":""},{"dropping-particle":"","family":"Knight","given":"Patrick","non-dropping-particle":"","parse-names":false,"suffix":""},{"dropping-particle":"","family":"Raj","given":"Akash","non-dropping-particle":"","parse-names":false,"suffix":""},{"dropping-particle":"Van","family":"Kesteren","given":"Erik-jan","non-dropping-particle":"","parse-names":false,"suffix":""},{"dropping-particle":"","family":"Van","given":"Johnny","non-dropping-particle":"","parse-names":false,"suffix":""},{"dropping-particle":"","family":"Epskamp","given":"Sacha","non-dropping-particle":"","parse-names":false,"suffix":""},{"dropping-particle":"","family":"Etz","given":"Alexander","non-dropping-particle":"","parse-names":false,"suffix":""},{"dropping-particle":"","family":"Sm","given":"Martin","non-dropping-particle":"","parse-names":false,"suffix":""},{"dropping-particle":"","family":"Rouder","given":"Jeffrey N","non-dropping-particle":"","parse-names":false,"suffix":""},{"dropping-particle":"","family":"Morey","given":"Richard D","non-dropping-particle":"","parse-names":false,"suffix":""}],"container-title":"in prep","id":"ITEM-2","issued":{"date-parts":[["2016"]]},"title":"Bayesian Inference for Psychology . Part II : Example Applications with JASP","type":"article-journal"},"uris":["http://www.mendeley.com/documents/?uuid=66c74002-79a2-4d1c-adc9-a23f8791459f"]}],"mendeley":{"formattedCitation":"&lt;sup&gt;54,55&lt;/sup&gt;","plainTextFormattedCitation":"54,55","previouslyFormattedCitation":"&lt;sup&gt;53,54&lt;/sup&gt;"},"properties":{"noteIndex":0},"schema":"https://github.com/citation-style-language/schema/raw/master/csl-citation.json"}</w:instrText>
      </w:r>
      <w:r w:rsidR="00AE277A" w:rsidRPr="00076704">
        <w:rPr>
          <w:rFonts w:cs="Arial"/>
          <w:szCs w:val="24"/>
          <w:lang w:eastAsia="ja-JP"/>
        </w:rPr>
        <w:fldChar w:fldCharType="separate"/>
      </w:r>
      <w:r w:rsidR="00F3254F" w:rsidRPr="00F3254F">
        <w:rPr>
          <w:rFonts w:cs="Arial"/>
          <w:noProof/>
          <w:szCs w:val="24"/>
          <w:vertAlign w:val="superscript"/>
          <w:lang w:eastAsia="ja-JP"/>
        </w:rPr>
        <w:t>54,55</w:t>
      </w:r>
      <w:r w:rsidR="00AE277A" w:rsidRPr="00076704">
        <w:rPr>
          <w:rFonts w:cs="Arial"/>
          <w:szCs w:val="24"/>
          <w:lang w:eastAsia="ja-JP"/>
        </w:rPr>
        <w:fldChar w:fldCharType="end"/>
      </w:r>
      <w:r w:rsidRPr="00076704">
        <w:rPr>
          <w:rFonts w:cs="Arial"/>
          <w:szCs w:val="24"/>
        </w:rPr>
        <w:t xml:space="preserve"> on a Windows 7 operating system.</w:t>
      </w:r>
    </w:p>
    <w:p w14:paraId="09312999" w14:textId="59A25E38" w:rsidR="006A4C1A" w:rsidRPr="00076704" w:rsidRDefault="00AE277A" w:rsidP="00E922A2">
      <w:pPr>
        <w:spacing w:line="360" w:lineRule="auto"/>
        <w:jc w:val="both"/>
        <w:rPr>
          <w:rFonts w:cs="Arial"/>
          <w:szCs w:val="24"/>
          <w:lang w:eastAsia="ja-JP"/>
        </w:rPr>
      </w:pPr>
      <w:r w:rsidRPr="00076704">
        <w:rPr>
          <w:rFonts w:cs="Arial"/>
          <w:szCs w:val="24"/>
          <w:lang w:eastAsia="ja-JP"/>
        </w:rPr>
        <w:t>As skepticism against classical statistical tools increases</w:t>
      </w:r>
      <w:r w:rsidRPr="00076704">
        <w:rPr>
          <w:rFonts w:cs="Arial"/>
          <w:szCs w:val="24"/>
          <w:lang w:eastAsia="ja-JP"/>
        </w:rPr>
        <w:fldChar w:fldCharType="begin" w:fldLock="1"/>
      </w:r>
      <w:r w:rsidR="00F3254F">
        <w:rPr>
          <w:rFonts w:cs="Arial"/>
          <w:szCs w:val="24"/>
          <w:lang w:eastAsia="ja-JP"/>
        </w:rPr>
        <w:instrText>ADDIN CSL_CITATION {"citationItems":[{"id":"ITEM-1","itemData":{"DOI":"10.1371/journal.pmed.0020124","ISBN":"3540239081","ISSN":"15491277","PMID":"16060722","abstract":"There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research.","author":[{"dropping-particle":"","family":"Ioannidis","given":"John P a","non-dropping-particle":"","parse-names":false,"suffix":""}],"container-title":"PLoS Medicine","id":"ITEM-1","issue":"8","issued":{"date-parts":[["2005"]]},"page":"0696-0701","title":"Why most published research findings are false","type":"article-journal","volume":"2"},"uris":["http://www.mendeley.com/documents/?uuid=c075cea8-0d70-4b40-8c22-ef7157699c4e"]}],"mendeley":{"formattedCitation":"&lt;sup&gt;56&lt;/sup&gt;","plainTextFormattedCitation":"56","previouslyFormattedCitation":"&lt;sup&gt;55&lt;/sup&gt;"},"properties":{"noteIndex":0},"schema":"https://github.com/citation-style-language/schema/raw/master/csl-citation.json"}</w:instrText>
      </w:r>
      <w:r w:rsidRPr="00076704">
        <w:rPr>
          <w:rFonts w:cs="Arial"/>
          <w:szCs w:val="24"/>
          <w:lang w:eastAsia="ja-JP"/>
        </w:rPr>
        <w:fldChar w:fldCharType="separate"/>
      </w:r>
      <w:r w:rsidR="00F3254F" w:rsidRPr="00F3254F">
        <w:rPr>
          <w:rFonts w:cs="Arial"/>
          <w:noProof/>
          <w:szCs w:val="24"/>
          <w:vertAlign w:val="superscript"/>
          <w:lang w:eastAsia="ja-JP"/>
        </w:rPr>
        <w:t>56</w:t>
      </w:r>
      <w:r w:rsidRPr="00076704">
        <w:rPr>
          <w:rFonts w:cs="Arial"/>
          <w:szCs w:val="24"/>
          <w:lang w:eastAsia="ja-JP"/>
        </w:rPr>
        <w:fldChar w:fldCharType="end"/>
      </w:r>
      <w:r w:rsidRPr="00076704">
        <w:rPr>
          <w:rFonts w:cs="Arial"/>
          <w:szCs w:val="24"/>
          <w:lang w:eastAsia="ja-JP"/>
        </w:rPr>
        <w:t xml:space="preserve">, </w:t>
      </w:r>
      <w:r w:rsidR="00DE2CB1" w:rsidRPr="00076704">
        <w:rPr>
          <w:rFonts w:cs="Arial"/>
          <w:szCs w:val="24"/>
          <w:lang w:eastAsia="ja-JP"/>
        </w:rPr>
        <w:t>we turned to</w:t>
      </w:r>
      <w:r w:rsidRPr="00076704">
        <w:rPr>
          <w:rFonts w:cs="Arial"/>
          <w:szCs w:val="24"/>
          <w:lang w:eastAsia="ja-JP"/>
        </w:rPr>
        <w:t xml:space="preserve"> Bayesian statistics</w:t>
      </w:r>
      <w:r w:rsidRPr="00076704">
        <w:rPr>
          <w:rFonts w:cs="Arial"/>
          <w:szCs w:val="24"/>
          <w:lang w:eastAsia="ja-JP"/>
        </w:rPr>
        <w:fldChar w:fldCharType="begin" w:fldLock="1"/>
      </w:r>
      <w:r w:rsidR="00F3254F">
        <w:rPr>
          <w:rFonts w:cs="Arial"/>
          <w:szCs w:val="24"/>
          <w:lang w:eastAsia="ja-JP"/>
        </w:rPr>
        <w:instrText>ADDIN CSL_CITATION {"citationItems":[{"id":"ITEM-1","itemData":{"author":[{"dropping-particle":"","family":"Wagenmakers","given":"Eric-jan","non-dropping-particle":"","parse-names":false,"suffix":""},{"dropping-particle":"","family":"Marsman","given":"Maarten","non-dropping-particle":"","parse-names":false,"suffix":""},{"dropping-particle":"","family":"Jamil","given":"Tahira","non-dropping-particle":"","parse-names":false,"suffix":""},{"dropping-particle":"","family":"Ly","given":"Alexander","non-dropping-particle":"","parse-names":false,"suffix":""},{"dropping-particle":"","family":"Verhagen","given":"Josine","non-dropping-particle":"","parse-names":false,"suffix":""},{"dropping-particle":"","family":"Love","given":"Jonathon","non-dropping-particle":"","parse-names":false,"suffix":""},{"dropping-particle":"","family":"Selker","given":"Ravi","non-dropping-particle":"","parse-names":false,"suffix":""},{"dropping-particle":"","family":"Epskamp","given":"Sacha","non-dropping-particle":"","parse-names":false,"suffix":""},{"dropping-particle":"","family":"Matzke","given":"Dora","non-dropping-particle":"","parse-names":false,"suffix":""},{"dropping-particle":"","family":"Gronau","given":"Quentin F","non-dropping-particle":"","parse-names":false,"suffix":""},{"dropping-particle":"","family":"Sm","given":"Martin","non-dropping-particle":"","parse-names":false,"suffix":""},{"dropping-particle":"","family":"Rouder","given":"Jeffrey N","non-dropping-particle":"","parse-names":false,"suffix":""},{"dropping-particle":"","family":"Morey","given":"Richard D","non-dropping-particle":"","parse-names":false,"suffix":""}],"container-title":"in prep","id":"ITEM-1","issued":{"date-parts":[["2016"]]},"page":"1-42","title":"Bayesian Inference for Psychology . Part I : Theoretical Advantages and Practical Ramifications","type":"article-journal"},"uris":["http://www.mendeley.com/documents/?uuid=3578e83a-6296-4148-b61e-49db70c255a3"]}],"mendeley":{"formattedCitation":"&lt;sup&gt;57&lt;/sup&gt;","plainTextFormattedCitation":"57","previouslyFormattedCitation":"&lt;sup&gt;56&lt;/sup&gt;"},"properties":{"noteIndex":0},"schema":"https://github.com/citation-style-language/schema/raw/master/csl-citation.json"}</w:instrText>
      </w:r>
      <w:r w:rsidRPr="00076704">
        <w:rPr>
          <w:rFonts w:cs="Arial"/>
          <w:szCs w:val="24"/>
          <w:lang w:eastAsia="ja-JP"/>
        </w:rPr>
        <w:fldChar w:fldCharType="separate"/>
      </w:r>
      <w:r w:rsidR="00F3254F" w:rsidRPr="00F3254F">
        <w:rPr>
          <w:rFonts w:cs="Arial"/>
          <w:noProof/>
          <w:szCs w:val="24"/>
          <w:vertAlign w:val="superscript"/>
          <w:lang w:eastAsia="ja-JP"/>
        </w:rPr>
        <w:t>57</w:t>
      </w:r>
      <w:r w:rsidRPr="00076704">
        <w:rPr>
          <w:rFonts w:cs="Arial"/>
          <w:szCs w:val="24"/>
          <w:lang w:eastAsia="ja-JP"/>
        </w:rPr>
        <w:fldChar w:fldCharType="end"/>
      </w:r>
      <w:r w:rsidRPr="00076704">
        <w:rPr>
          <w:rFonts w:cs="Arial"/>
          <w:szCs w:val="24"/>
          <w:lang w:eastAsia="ja-JP"/>
        </w:rPr>
        <w:t xml:space="preserve">. </w:t>
      </w:r>
      <w:r w:rsidR="00DE2CB1" w:rsidRPr="00076704">
        <w:rPr>
          <w:rFonts w:cs="Arial"/>
          <w:szCs w:val="24"/>
          <w:lang w:eastAsia="ja-JP"/>
        </w:rPr>
        <w:t>This allowed</w:t>
      </w:r>
      <w:r w:rsidRPr="00076704">
        <w:rPr>
          <w:rFonts w:cs="Arial"/>
          <w:szCs w:val="24"/>
          <w:lang w:eastAsia="ja-JP"/>
        </w:rPr>
        <w:t xml:space="preserve"> us to quantify evidence for our hypotheses instead of forcing an </w:t>
      </w:r>
      <w:r w:rsidRPr="00076704">
        <w:rPr>
          <w:rFonts w:cs="Arial"/>
          <w:noProof/>
          <w:szCs w:val="24"/>
          <w:lang w:eastAsia="ja-JP"/>
        </w:rPr>
        <w:t>all-or-none</w:t>
      </w:r>
      <w:r w:rsidRPr="00076704">
        <w:rPr>
          <w:rFonts w:cs="Arial"/>
          <w:szCs w:val="24"/>
          <w:lang w:eastAsia="ja-JP"/>
        </w:rPr>
        <w:t xml:space="preserve"> decision and an arbitrary cut- off of significance. Bayesian statistics can also provide evidence for the null hypothesis</w:t>
      </w:r>
      <w:r w:rsidR="002B20F2" w:rsidRPr="00076704">
        <w:rPr>
          <w:rFonts w:cs="Arial"/>
          <w:szCs w:val="24"/>
          <w:lang w:eastAsia="ja-JP"/>
        </w:rPr>
        <w:t xml:space="preserve"> (H</w:t>
      </w:r>
      <w:r w:rsidR="002B20F2" w:rsidRPr="00076704">
        <w:rPr>
          <w:rFonts w:cs="Arial"/>
          <w:szCs w:val="24"/>
          <w:vertAlign w:val="subscript"/>
          <w:lang w:eastAsia="ja-JP"/>
        </w:rPr>
        <w:t>0</w:t>
      </w:r>
      <w:r w:rsidR="002B20F2" w:rsidRPr="00076704">
        <w:rPr>
          <w:rFonts w:cs="Arial"/>
          <w:szCs w:val="24"/>
          <w:lang w:eastAsia="ja-JP"/>
        </w:rPr>
        <w:t>)</w:t>
      </w:r>
      <w:r w:rsidRPr="00076704">
        <w:rPr>
          <w:rFonts w:cs="Arial"/>
          <w:szCs w:val="24"/>
          <w:lang w:eastAsia="ja-JP"/>
        </w:rPr>
        <w:t>, thus distinguishing between undiagnostic data (“absence of evidence”) and data supporting H</w:t>
      </w:r>
      <w:r w:rsidRPr="00076704">
        <w:rPr>
          <w:rFonts w:cs="Arial"/>
          <w:szCs w:val="24"/>
          <w:vertAlign w:val="subscript"/>
          <w:lang w:eastAsia="ja-JP"/>
        </w:rPr>
        <w:t>0</w:t>
      </w:r>
      <w:r w:rsidRPr="00076704">
        <w:rPr>
          <w:rFonts w:cs="Arial"/>
          <w:szCs w:val="24"/>
          <w:lang w:eastAsia="ja-JP"/>
        </w:rPr>
        <w:t xml:space="preserve"> (“evidence of absence”). Another important benefit is that we are able to monitor evidence as data accumulate and we can continue sampling without biasing the result. Due to all the above advantages, we decided that our main conclusions </w:t>
      </w:r>
      <w:r w:rsidR="002B20F2" w:rsidRPr="00076704">
        <w:rPr>
          <w:rFonts w:cs="Arial"/>
          <w:szCs w:val="24"/>
          <w:lang w:eastAsia="ja-JP"/>
        </w:rPr>
        <w:t xml:space="preserve">would </w:t>
      </w:r>
      <w:r w:rsidRPr="00076704">
        <w:rPr>
          <w:rFonts w:cs="Arial"/>
          <w:szCs w:val="24"/>
          <w:lang w:eastAsia="ja-JP"/>
        </w:rPr>
        <w:t>be drawn b</w:t>
      </w:r>
      <w:r w:rsidR="00DE2CB1" w:rsidRPr="00076704">
        <w:rPr>
          <w:rFonts w:cs="Arial"/>
          <w:szCs w:val="24"/>
          <w:lang w:eastAsia="ja-JP"/>
        </w:rPr>
        <w:t xml:space="preserve">ased on the Bayesian analyses. </w:t>
      </w:r>
    </w:p>
    <w:p w14:paraId="791671C3" w14:textId="135F0FB9" w:rsidR="0033158D" w:rsidRPr="00076704" w:rsidRDefault="002D12E3" w:rsidP="00E922A2">
      <w:pPr>
        <w:spacing w:line="360" w:lineRule="auto"/>
        <w:jc w:val="both"/>
        <w:rPr>
          <w:rFonts w:cs="Arial"/>
          <w:szCs w:val="24"/>
        </w:rPr>
      </w:pPr>
      <w:r w:rsidRPr="00076704">
        <w:rPr>
          <w:szCs w:val="24"/>
        </w:rPr>
        <w:t>However, frequentist statistics are well-</w:t>
      </w:r>
      <w:r w:rsidR="00AE277A" w:rsidRPr="00076704">
        <w:rPr>
          <w:rFonts w:cs="Arial"/>
          <w:szCs w:val="24"/>
          <w:lang w:eastAsia="ja-JP"/>
        </w:rPr>
        <w:t xml:space="preserve"> </w:t>
      </w:r>
      <w:r w:rsidRPr="00076704">
        <w:rPr>
          <w:szCs w:val="24"/>
        </w:rPr>
        <w:t xml:space="preserve">established and widely-acknowledged tools, so more scientists are familiar with their rationale and interpretation. To ensure that our results are interpretable </w:t>
      </w:r>
      <w:r w:rsidRPr="00076704">
        <w:rPr>
          <w:rFonts w:eastAsia="Calibri" w:cs="Arial"/>
          <w:szCs w:val="24"/>
          <w:lang w:eastAsia="ja-JP"/>
        </w:rPr>
        <w:t>for all</w:t>
      </w:r>
      <w:r w:rsidRPr="00076704">
        <w:rPr>
          <w:rFonts w:cs="Arial"/>
          <w:szCs w:val="24"/>
        </w:rPr>
        <w:t xml:space="preserve"> and to allow comparison </w:t>
      </w:r>
      <w:r w:rsidRPr="00076704">
        <w:rPr>
          <w:rFonts w:eastAsia="Calibri" w:cs="Arial"/>
          <w:szCs w:val="24"/>
          <w:lang w:eastAsia="ja-JP"/>
        </w:rPr>
        <w:t>with earlier work,</w:t>
      </w:r>
      <w:r w:rsidRPr="00076704">
        <w:rPr>
          <w:rFonts w:cs="Arial"/>
          <w:szCs w:val="24"/>
        </w:rPr>
        <w:t xml:space="preserve"> we additionally included classical statistics. Bayesian statistics allow model comparison, but also provide evidence for individual effects. When possible, we reported Bayesian model comparison (BF</w:t>
      </w:r>
      <w:r w:rsidRPr="00076704">
        <w:rPr>
          <w:rFonts w:cs="Arial"/>
          <w:szCs w:val="24"/>
          <w:vertAlign w:val="subscript"/>
        </w:rPr>
        <w:t>10</w:t>
      </w:r>
      <w:r w:rsidRPr="00076704">
        <w:rPr>
          <w:rFonts w:cs="Arial"/>
          <w:szCs w:val="24"/>
        </w:rPr>
        <w:t>: Bayes factor of model against the null) as well as Bayesian and frequentist effects analyses (BF</w:t>
      </w:r>
      <w:r w:rsidRPr="00076704">
        <w:rPr>
          <w:rFonts w:cs="Arial"/>
          <w:szCs w:val="24"/>
          <w:vertAlign w:val="subscript"/>
        </w:rPr>
        <w:t>INC(LUSION)</w:t>
      </w:r>
      <w:r w:rsidRPr="00076704">
        <w:rPr>
          <w:rFonts w:cs="Arial"/>
          <w:szCs w:val="24"/>
        </w:rPr>
        <w:t>: Bayes factor of Bayesian model averaging). We used the default JASP Cauchy priors for all Bayesian statistics</w:t>
      </w:r>
      <w:r w:rsidR="00AE277A" w:rsidRPr="00076704">
        <w:rPr>
          <w:rFonts w:cs="Arial"/>
          <w:szCs w:val="24"/>
          <w:lang w:eastAsia="ja-JP"/>
        </w:rPr>
        <w:fldChar w:fldCharType="begin" w:fldLock="1"/>
      </w:r>
      <w:r w:rsidR="00F3254F">
        <w:rPr>
          <w:rFonts w:cs="Arial"/>
          <w:szCs w:val="24"/>
          <w:lang w:eastAsia="ja-JP"/>
        </w:rPr>
        <w:instrText>ADDIN CSL_CITATION {"citationItems":[{"id":"ITEM-1","itemData":{"author":[{"dropping-particle":"","family":"Wagenmakers","given":"Eric-jan","non-dropping-particle":"","parse-names":false,"suffix":""},{"dropping-particle":"","family":"Love","given":"Jonathon","non-dropping-particle":"","parse-names":false,"suffix":""},{"dropping-particle":"","family":"Marsman","given":"Maarten","non-dropping-particle":"","parse-names":false,"suffix":""},{"dropping-particle":"","family":"Ly","given":"Alexander","non-dropping-particle":"","parse-names":false,"suffix":""},{"dropping-particle":"","family":"Verhagen","given":"Josine","non-dropping-particle":"","parse-names":false,"suffix":""},{"dropping-particle":"","family":"Selker","given":"Ravi","non-dropping-particle":"","parse-names":false,"suffix":""},{"dropping-particle":"","family":"Quentin","given":"F","non-dropping-particle":"","parse-names":false,"suffix":""},{"dropping-particle":"","family":"Dropmann","given":"Damian","non-dropping-particle":"","parse-names":false,"suffix":""},{"dropping-particle":"","family":"Boutin","given":"Bruno","non-dropping-particle":"","parse-names":false,"suffix":""},{"dropping-particle":"","family":"Meerhoff","given":"Frans","non-dropping-particle":"","parse-names":false,"suffix":""},{"dropping-particle":"","family":"Knight","given":"Patrick","non-dropping-particle":"","parse-names":false,"suffix":""},{"dropping-particle":"","family":"Raj","given":"Akash","non-dropping-particle":"","parse-names":false,"suffix":""},{"dropping-particle":"Van","family":"Kesteren","given":"Erik-jan","non-dropping-particle":"","parse-names":false,"suffix":""},{"dropping-particle":"","family":"Van","given":"Johnny","non-dropping-particle":"","parse-names":false,"suffix":""},{"dropping-particle":"","family":"Epskamp","given":"Sacha","non-dropping-particle":"","parse-names":false,"suffix":""},{"dropping-particle":"","family":"Etz","given":"Alexander","non-dropping-particle":"","parse-names":false,"suffix":""},{"dropping-particle":"","family":"Sm","given":"Martin","non-dropping-particle":"","parse-names":false,"suffix":""},{"dropping-particle":"","family":"Rouder","given":"Jeffrey N","non-dropping-particle":"","parse-names":false,"suffix":""},{"dropping-particle":"","family":"Morey","given":"Richard D","non-dropping-particle":"","parse-names":false,"suffix":""}],"container-title":"in prep","id":"ITEM-1","issued":{"date-parts":[["2016"]]},"title":"Bayesian Inference for Psychology . Part II : Example Applications with JASP","type":"article-journal"},"uris":["http://www.mendeley.com/documents/?uuid=66c74002-79a2-4d1c-adc9-a23f8791459f"]}],"mendeley":{"formattedCitation":"&lt;sup&gt;55&lt;/sup&gt;","plainTextFormattedCitation":"55","previouslyFormattedCitation":"&lt;sup&gt;54&lt;/sup&gt;"},"properties":{"noteIndex":0},"schema":"https://github.com/citation-style-language/schema/raw/master/csl-citation.json"}</w:instrText>
      </w:r>
      <w:r w:rsidR="00AE277A" w:rsidRPr="00076704">
        <w:rPr>
          <w:rFonts w:cs="Arial"/>
          <w:szCs w:val="24"/>
          <w:lang w:eastAsia="ja-JP"/>
        </w:rPr>
        <w:fldChar w:fldCharType="separate"/>
      </w:r>
      <w:r w:rsidR="00F3254F" w:rsidRPr="00F3254F">
        <w:rPr>
          <w:rFonts w:cs="Arial"/>
          <w:noProof/>
          <w:szCs w:val="24"/>
          <w:vertAlign w:val="superscript"/>
          <w:lang w:eastAsia="ja-JP"/>
        </w:rPr>
        <w:t>55</w:t>
      </w:r>
      <w:r w:rsidR="00AE277A" w:rsidRPr="00076704">
        <w:rPr>
          <w:rFonts w:cs="Arial"/>
          <w:szCs w:val="24"/>
          <w:lang w:eastAsia="ja-JP"/>
        </w:rPr>
        <w:fldChar w:fldCharType="end"/>
      </w:r>
      <w:r w:rsidR="00AE277A" w:rsidRPr="00076704">
        <w:rPr>
          <w:rFonts w:cs="Arial"/>
          <w:szCs w:val="24"/>
          <w:lang w:eastAsia="ja-JP"/>
        </w:rPr>
        <w:t>.</w:t>
      </w:r>
      <w:r w:rsidRPr="00076704">
        <w:rPr>
          <w:rFonts w:cs="Arial"/>
          <w:szCs w:val="24"/>
        </w:rPr>
        <w:t xml:space="preserve"> Regarding frequentist statistics, we considered a p-value of 0.05 or smaller as significant. In the cases where sphericity was violated, we reported the Greenhouse-Geisser corrected p-values. </w:t>
      </w:r>
    </w:p>
    <w:p w14:paraId="15D169F3" w14:textId="77777777" w:rsidR="0033158D" w:rsidRPr="00076704" w:rsidRDefault="0033158D" w:rsidP="00E922A2">
      <w:pPr>
        <w:spacing w:line="240" w:lineRule="auto"/>
        <w:jc w:val="both"/>
        <w:rPr>
          <w:rFonts w:cs="Arial"/>
          <w:szCs w:val="24"/>
        </w:rPr>
      </w:pPr>
    </w:p>
    <w:p w14:paraId="46C12D27" w14:textId="5351FBF6" w:rsidR="002D12E3" w:rsidRPr="00076704" w:rsidRDefault="00E47D09" w:rsidP="00E922A2">
      <w:pPr>
        <w:pStyle w:val="Subtitle1"/>
      </w:pPr>
      <w:r w:rsidRPr="00076704">
        <w:rPr>
          <w:lang w:eastAsia="ja-JP"/>
        </w:rPr>
        <w:t>Color</w:t>
      </w:r>
      <w:r w:rsidR="002D12E3" w:rsidRPr="00076704">
        <w:t xml:space="preserve"> sensitivity task analysis</w:t>
      </w:r>
    </w:p>
    <w:p w14:paraId="1BDB837A" w14:textId="656EAEA6" w:rsidR="001D6461" w:rsidRPr="00076704" w:rsidRDefault="002D12E3" w:rsidP="00E922A2">
      <w:pPr>
        <w:spacing w:after="0" w:line="360" w:lineRule="auto"/>
        <w:jc w:val="both"/>
        <w:rPr>
          <w:rFonts w:cs="Arial"/>
          <w:szCs w:val="24"/>
        </w:rPr>
      </w:pPr>
      <w:r w:rsidRPr="00076704">
        <w:rPr>
          <w:rFonts w:cs="Arial"/>
          <w:szCs w:val="24"/>
        </w:rPr>
        <w:t xml:space="preserve">The data from this task were used only to establish that participants are sensitive enough to our </w:t>
      </w:r>
      <w:r w:rsidR="00E47D09" w:rsidRPr="00076704">
        <w:rPr>
          <w:rFonts w:eastAsia="Calibri" w:cs="Arial"/>
          <w:szCs w:val="24"/>
        </w:rPr>
        <w:t>color</w:t>
      </w:r>
      <w:r w:rsidRPr="00076704">
        <w:rPr>
          <w:rFonts w:cs="Arial"/>
          <w:szCs w:val="24"/>
        </w:rPr>
        <w:t xml:space="preserve"> wheel. We calculated the overall average deviance in degrees. </w:t>
      </w:r>
    </w:p>
    <w:p w14:paraId="4DDA0191" w14:textId="14A4E44F" w:rsidR="00A36E94" w:rsidRPr="00076704" w:rsidRDefault="00A36E94" w:rsidP="00E922A2">
      <w:pPr>
        <w:spacing w:after="0" w:line="360" w:lineRule="auto"/>
        <w:jc w:val="both"/>
        <w:rPr>
          <w:rFonts w:eastAsia="Calibri" w:cs="Arial"/>
          <w:szCs w:val="24"/>
        </w:rPr>
      </w:pPr>
    </w:p>
    <w:p w14:paraId="774AEEF8" w14:textId="6F7F69A7" w:rsidR="002D12E3" w:rsidRPr="00076704" w:rsidRDefault="00E47D09" w:rsidP="00E922A2">
      <w:pPr>
        <w:pStyle w:val="Subtitle1"/>
      </w:pPr>
      <w:r w:rsidRPr="00076704">
        <w:rPr>
          <w:lang w:eastAsia="ja-JP"/>
        </w:rPr>
        <w:t>Color</w:t>
      </w:r>
      <w:r w:rsidR="002D12E3" w:rsidRPr="00076704">
        <w:t xml:space="preserve"> wheel task data analysis</w:t>
      </w:r>
    </w:p>
    <w:p w14:paraId="6DD715FD" w14:textId="3F7AF496" w:rsidR="001D6461" w:rsidRPr="00076704" w:rsidRDefault="002D12E3" w:rsidP="00E922A2">
      <w:pPr>
        <w:spacing w:line="360" w:lineRule="auto"/>
        <w:jc w:val="both"/>
        <w:rPr>
          <w:rFonts w:cs="Arial"/>
          <w:szCs w:val="24"/>
        </w:rPr>
      </w:pPr>
      <w:r w:rsidRPr="00076704">
        <w:rPr>
          <w:rFonts w:cs="Arial"/>
          <w:szCs w:val="24"/>
        </w:rPr>
        <w:t>We computed the median deviance and median reaction time for all levels of ignore and update. The rationale behind choosing the median was that it is less sensitive to extreme values. For example, 90</w:t>
      </w:r>
      <w:r w:rsidRPr="00076704">
        <w:rPr>
          <w:rFonts w:cs="Arial"/>
          <w:szCs w:val="24"/>
          <w:vertAlign w:val="superscript"/>
        </w:rPr>
        <w:t>o</w:t>
      </w:r>
      <w:r w:rsidRPr="00076704">
        <w:rPr>
          <w:rFonts w:cs="Arial"/>
          <w:szCs w:val="24"/>
        </w:rPr>
        <w:t xml:space="preserve"> and 180</w:t>
      </w:r>
      <w:r w:rsidRPr="00076704">
        <w:rPr>
          <w:rFonts w:cs="Arial"/>
          <w:szCs w:val="24"/>
          <w:vertAlign w:val="superscript"/>
        </w:rPr>
        <w:t>o</w:t>
      </w:r>
      <w:r w:rsidRPr="00076704">
        <w:rPr>
          <w:rFonts w:cs="Arial"/>
          <w:szCs w:val="24"/>
        </w:rPr>
        <w:t xml:space="preserve"> accuracy scores are both wrong responses, but the latter affects the mean much more strongly. We used the above indices for the statistical analysis using classical and Bayesian 2x4 repeated measures ANOVAs with condition (ignore/update) and set size (levels 1-4) as within-subject factors. All participants in both experiments performed above chance level (mean deviance less than 90</w:t>
      </w:r>
      <w:r w:rsidRPr="00076704">
        <w:rPr>
          <w:rFonts w:cs="Arial"/>
          <w:szCs w:val="24"/>
          <w:vertAlign w:val="superscript"/>
        </w:rPr>
        <w:t>o</w:t>
      </w:r>
      <w:r w:rsidRPr="00076704">
        <w:rPr>
          <w:rFonts w:cs="Arial"/>
          <w:szCs w:val="24"/>
        </w:rPr>
        <w:t xml:space="preserve">). </w:t>
      </w:r>
    </w:p>
    <w:p w14:paraId="6B060152" w14:textId="77777777" w:rsidR="00A36E94" w:rsidRPr="00076704" w:rsidRDefault="00A36E94" w:rsidP="00E922A2">
      <w:pPr>
        <w:spacing w:after="0" w:line="360" w:lineRule="auto"/>
        <w:jc w:val="both"/>
        <w:rPr>
          <w:rFonts w:eastAsia="Calibri" w:cs="Arial"/>
          <w:szCs w:val="24"/>
          <w:lang w:eastAsia="ja-JP"/>
        </w:rPr>
      </w:pPr>
    </w:p>
    <w:p w14:paraId="782482E0" w14:textId="77777777" w:rsidR="002D12E3" w:rsidRPr="00076704" w:rsidRDefault="002D12E3" w:rsidP="00E922A2">
      <w:pPr>
        <w:pStyle w:val="Subtitle1"/>
      </w:pPr>
      <w:r w:rsidRPr="00076704">
        <w:t>Discounting choice task data analysis</w:t>
      </w:r>
    </w:p>
    <w:p w14:paraId="2B1DDFC1" w14:textId="22723F68" w:rsidR="002D12E3" w:rsidRPr="00076704" w:rsidRDefault="002D12E3" w:rsidP="00E922A2">
      <w:pPr>
        <w:pStyle w:val="Standard"/>
        <w:spacing w:line="360" w:lineRule="auto"/>
        <w:jc w:val="both"/>
        <w:rPr>
          <w:rFonts w:asciiTheme="majorHAnsi" w:hAnsiTheme="majorHAnsi" w:cs="Arial"/>
        </w:rPr>
      </w:pPr>
      <w:r w:rsidRPr="00076704">
        <w:rPr>
          <w:rFonts w:asciiTheme="majorHAnsi" w:hAnsiTheme="majorHAnsi" w:cs="Arial"/>
        </w:rPr>
        <w:t xml:space="preserve">As an estimate of subjective value, we computed participants’ indifference points. The indifference points can be interpreted as the financial amount offered for the presumably less effortful option (no effort or update) at which participants are equally likely to choose one or the other, thus the probability of accepting either option would be 0.5. With the main dependent variable being choice, a dichotomous variable, we calculated the probabilities of accepting the presumably less effortful offer using binomial logistic regression analysis in MATLAB and extracted the indifference points for the different conditions. </w:t>
      </w:r>
    </w:p>
    <w:p w14:paraId="13F74489" w14:textId="77777777" w:rsidR="00A36E94" w:rsidRPr="00076704" w:rsidRDefault="00A36E94" w:rsidP="00E922A2">
      <w:pPr>
        <w:pStyle w:val="Standard"/>
        <w:spacing w:line="360" w:lineRule="auto"/>
        <w:jc w:val="both"/>
        <w:rPr>
          <w:rFonts w:asciiTheme="majorHAnsi" w:hAnsiTheme="majorHAnsi" w:cs="Arial"/>
        </w:rPr>
      </w:pPr>
    </w:p>
    <w:p w14:paraId="341DAECE" w14:textId="77777777" w:rsidR="002D12E3" w:rsidRPr="00613B52" w:rsidRDefault="002D12E3" w:rsidP="00E922A2">
      <w:pPr>
        <w:pStyle w:val="Subtitle1"/>
      </w:pPr>
      <w:r w:rsidRPr="00613B52">
        <w:t>Choices between working memory task and no effort</w:t>
      </w:r>
    </w:p>
    <w:p w14:paraId="71C7D772" w14:textId="0DD51D3A" w:rsidR="002D12E3" w:rsidRPr="00076704" w:rsidRDefault="002D12E3" w:rsidP="00E922A2">
      <w:pPr>
        <w:spacing w:after="0" w:line="360" w:lineRule="auto"/>
        <w:jc w:val="both"/>
        <w:rPr>
          <w:rFonts w:cs="Arial"/>
          <w:szCs w:val="24"/>
        </w:rPr>
      </w:pPr>
      <w:r w:rsidRPr="00076704">
        <w:rPr>
          <w:rFonts w:cs="Arial"/>
          <w:szCs w:val="24"/>
        </w:rPr>
        <w:t xml:space="preserve">Having determined the indifference points for all levels of both working memory tasks per participant, we continued with the statistical analysis using classical and Bayesian 2x4 repeated measures ANOVAs to assess our first hypothesis that subjective value decreases with demand for </w:t>
      </w:r>
      <w:r w:rsidRPr="00076704">
        <w:rPr>
          <w:rFonts w:eastAsia="Calibri" w:cs="Arial"/>
          <w:noProof/>
          <w:szCs w:val="24"/>
          <w:lang w:eastAsia="ja-JP"/>
        </w:rPr>
        <w:t>distractor</w:t>
      </w:r>
      <w:r w:rsidRPr="00076704">
        <w:rPr>
          <w:rFonts w:cs="Arial"/>
          <w:szCs w:val="24"/>
        </w:rPr>
        <w:t xml:space="preserve"> resistance and updating. Confirmation of this hypothesis would require that the model including set size is more likely than the null model, or the presence of a set size effect with p-value smaller than 0.05. We also performed Bayesian and classical one sample t-tests on the indifference points across levels for both conditions to assess whether the subjective value of the working memory functions was overall lower than the no task subjective value. The task offer was always €2, so a subjective value lower than 2 would imply that participants were discounting the task option. </w:t>
      </w:r>
    </w:p>
    <w:p w14:paraId="0848B182" w14:textId="77777777" w:rsidR="00A36E94" w:rsidRPr="00076704" w:rsidRDefault="00A36E94" w:rsidP="00E922A2">
      <w:pPr>
        <w:spacing w:after="0" w:line="360" w:lineRule="auto"/>
        <w:jc w:val="both"/>
        <w:rPr>
          <w:rFonts w:eastAsia="Calibri" w:cs="Arial"/>
          <w:szCs w:val="24"/>
          <w:lang w:eastAsia="ja-JP"/>
        </w:rPr>
      </w:pPr>
    </w:p>
    <w:p w14:paraId="1AA11C9D" w14:textId="77777777" w:rsidR="002D12E3" w:rsidRPr="00076704" w:rsidRDefault="002D12E3" w:rsidP="00E922A2">
      <w:pPr>
        <w:pStyle w:val="Subtitle1"/>
      </w:pPr>
      <w:r w:rsidRPr="00076704">
        <w:t xml:space="preserve">Choices between Update and Ignore </w:t>
      </w:r>
    </w:p>
    <w:p w14:paraId="31D3719A" w14:textId="75C90ED5" w:rsidR="002D12E3" w:rsidRPr="00076704" w:rsidRDefault="002D12E3" w:rsidP="00E922A2">
      <w:pPr>
        <w:spacing w:line="360" w:lineRule="auto"/>
        <w:jc w:val="both"/>
        <w:rPr>
          <w:rFonts w:cs="Arial"/>
          <w:szCs w:val="24"/>
        </w:rPr>
      </w:pPr>
      <w:r w:rsidRPr="00076704">
        <w:rPr>
          <w:rFonts w:cs="Arial"/>
          <w:szCs w:val="24"/>
        </w:rPr>
        <w:t xml:space="preserve">We then computed participants’ indifference points collapsing across levels of “ignore vs update” choice trials to evaluate our hypothesis that ignore has a lower subjective value than update using Bayesian and classical one sample t-tests. As ignore offer was set at 2€, subjective values lower than 2 indicate that participants were willing to forgo rewards to repeat update instead of ignore trials. Additionally, we calculated indifference points for all levels separately and used a 1x4 ANOVA with set size as a factor to assess if the preference for update varies with demand. </w:t>
      </w:r>
    </w:p>
    <w:p w14:paraId="3D4AE842" w14:textId="77777777" w:rsidR="00A36E94" w:rsidRPr="00076704" w:rsidRDefault="00A36E94" w:rsidP="00E922A2">
      <w:pPr>
        <w:spacing w:after="0" w:line="360" w:lineRule="auto"/>
        <w:jc w:val="both"/>
        <w:rPr>
          <w:rFonts w:eastAsia="Calibri" w:cs="Arial"/>
          <w:szCs w:val="24"/>
          <w:lang w:eastAsia="ja-JP"/>
        </w:rPr>
      </w:pPr>
    </w:p>
    <w:p w14:paraId="17B9EE20" w14:textId="1447E748" w:rsidR="002D12E3" w:rsidRDefault="006A04CA" w:rsidP="00E922A2">
      <w:pPr>
        <w:pStyle w:val="Subtitle1"/>
      </w:pPr>
      <w:r>
        <w:t>Mixed effects analyse</w:t>
      </w:r>
      <w:r w:rsidR="002D12E3" w:rsidRPr="00076704">
        <w:t>s</w:t>
      </w:r>
    </w:p>
    <w:p w14:paraId="52F0F88C" w14:textId="7C12E4E3" w:rsidR="002D12E3" w:rsidRPr="00076704" w:rsidRDefault="002D12E3" w:rsidP="00E922A2">
      <w:pPr>
        <w:spacing w:line="360" w:lineRule="auto"/>
        <w:jc w:val="both"/>
        <w:rPr>
          <w:rFonts w:cs="Arial"/>
          <w:szCs w:val="24"/>
        </w:rPr>
      </w:pPr>
      <w:r w:rsidRPr="00076704">
        <w:rPr>
          <w:rFonts w:cs="Arial"/>
          <w:szCs w:val="24"/>
        </w:rPr>
        <w:t>We tested for a relationship between preference and performance with mixed effects logistic reg</w:t>
      </w:r>
      <w:r w:rsidR="00C17C45">
        <w:rPr>
          <w:rFonts w:cs="Arial"/>
          <w:szCs w:val="24"/>
        </w:rPr>
        <w:t>ression analyses, using the lme4</w:t>
      </w:r>
      <w:r w:rsidRPr="00076704">
        <w:rPr>
          <w:rFonts w:cs="Arial"/>
          <w:szCs w:val="24"/>
        </w:rPr>
        <w:t xml:space="preserve"> package</w:t>
      </w:r>
      <w:r w:rsidR="00AE277A" w:rsidRPr="00076704">
        <w:rPr>
          <w:rFonts w:cs="Arial"/>
          <w:szCs w:val="24"/>
          <w:lang w:eastAsia="ja-JP"/>
        </w:rPr>
        <w:fldChar w:fldCharType="begin" w:fldLock="1"/>
      </w:r>
      <w:r w:rsidR="0046749D">
        <w:rPr>
          <w:rFonts w:cs="Arial"/>
          <w:szCs w:val="24"/>
          <w:lang w:eastAsia="ja-JP"/>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Software","id":"ITEM-1","issue":"1","issued":{"date-parts":[["2015","10","7"]]},"page":"1-48","title":"Fitting Linear Mixed-Effects Models Using &lt;b&gt;lme4&lt;/b&gt;","type":"article-journal","volume":"67"},"uris":["http://www.mendeley.com/documents/?uuid=f197b13c-93cc-3da6-aa93-e3aa0068d83f"]}],"mendeley":{"formattedCitation":"&lt;sup&gt;24&lt;/sup&gt;","plainTextFormattedCitation":"24","previouslyFormattedCitation":"&lt;sup&gt;24&lt;/sup&gt;"},"properties":{"noteIndex":0},"schema":"https://github.com/citation-style-language/schema/raw/master/csl-citation.json"}</w:instrText>
      </w:r>
      <w:r w:rsidR="00AE277A" w:rsidRPr="00076704">
        <w:rPr>
          <w:rFonts w:cs="Arial"/>
          <w:szCs w:val="24"/>
          <w:lang w:eastAsia="ja-JP"/>
        </w:rPr>
        <w:fldChar w:fldCharType="separate"/>
      </w:r>
      <w:r w:rsidR="000C2B50" w:rsidRPr="000C2B50">
        <w:rPr>
          <w:rFonts w:cs="Arial"/>
          <w:noProof/>
          <w:szCs w:val="24"/>
          <w:vertAlign w:val="superscript"/>
          <w:lang w:eastAsia="ja-JP"/>
        </w:rPr>
        <w:t>24</w:t>
      </w:r>
      <w:r w:rsidR="00AE277A" w:rsidRPr="00076704">
        <w:rPr>
          <w:rFonts w:cs="Arial"/>
          <w:szCs w:val="24"/>
          <w:lang w:eastAsia="ja-JP"/>
        </w:rPr>
        <w:fldChar w:fldCharType="end"/>
      </w:r>
      <w:r w:rsidR="00AE277A" w:rsidRPr="00076704">
        <w:rPr>
          <w:rFonts w:cs="Arial"/>
          <w:szCs w:val="24"/>
          <w:lang w:eastAsia="ja-JP"/>
        </w:rPr>
        <w:t xml:space="preserve"> in R</w:t>
      </w:r>
      <w:r w:rsidR="00AE277A" w:rsidRPr="00076704">
        <w:rPr>
          <w:rFonts w:cs="Arial"/>
          <w:szCs w:val="24"/>
          <w:lang w:eastAsia="ja-JP"/>
        </w:rPr>
        <w:fldChar w:fldCharType="begin" w:fldLock="1"/>
      </w:r>
      <w:r w:rsidR="0046749D">
        <w:rPr>
          <w:rFonts w:cs="Arial"/>
          <w:szCs w:val="24"/>
          <w:lang w:eastAsia="ja-JP"/>
        </w:rPr>
        <w:instrText>ADDIN CSL_CITATION {"citationItems":[{"id":"ITEM-1","itemData":{"URL":"http://www.r-project.org/.","accessed":{"date-parts":[["2018","10","30"]]},"author":[{"dropping-particle":"","family":"R Core Team","given":"","non-dropping-particle":"","parse-names":false,"suffix":""}],"id":"ITEM-1","issued":{"date-parts":[["2014"]]},"page":"http://www.R-project.org/.","title":"R: A language and environment for statistical    computing. R Foundation for Statistical Computing, Vienna, Austria.","type":"webpage"},"uris":["http://www.mendeley.com/documents/?uuid=3d7a6077-9641-3f61-8ae0-3b0941dcf973"]}],"mendeley":{"formattedCitation":"&lt;sup&gt;25&lt;/sup&gt;","plainTextFormattedCitation":"25","previouslyFormattedCitation":"&lt;sup&gt;25&lt;/sup&gt;"},"properties":{"noteIndex":0},"schema":"https://github.com/citation-style-language/schema/raw/master/csl-citation.json"}</w:instrText>
      </w:r>
      <w:r w:rsidR="00AE277A" w:rsidRPr="00076704">
        <w:rPr>
          <w:rFonts w:cs="Arial"/>
          <w:szCs w:val="24"/>
          <w:lang w:eastAsia="ja-JP"/>
        </w:rPr>
        <w:fldChar w:fldCharType="separate"/>
      </w:r>
      <w:r w:rsidR="000C2B50" w:rsidRPr="000C2B50">
        <w:rPr>
          <w:rFonts w:cs="Arial"/>
          <w:noProof/>
          <w:szCs w:val="24"/>
          <w:vertAlign w:val="superscript"/>
          <w:lang w:eastAsia="ja-JP"/>
        </w:rPr>
        <w:t>25</w:t>
      </w:r>
      <w:r w:rsidR="00AE277A" w:rsidRPr="00076704">
        <w:rPr>
          <w:rFonts w:cs="Arial"/>
          <w:szCs w:val="24"/>
          <w:lang w:eastAsia="ja-JP"/>
        </w:rPr>
        <w:fldChar w:fldCharType="end"/>
      </w:r>
      <w:r w:rsidR="00AE277A" w:rsidRPr="00076704">
        <w:rPr>
          <w:rFonts w:cs="Arial"/>
          <w:szCs w:val="24"/>
          <w:lang w:eastAsia="ja-JP"/>
        </w:rPr>
        <w:t>.</w:t>
      </w:r>
      <w:r w:rsidRPr="00076704">
        <w:rPr>
          <w:rFonts w:cs="Arial"/>
          <w:szCs w:val="24"/>
        </w:rPr>
        <w:t xml:space="preserve"> In our model, we regressed preference on fixed effects of set size, condition, the money offered for the “</w:t>
      </w:r>
      <w:r w:rsidR="00814D10" w:rsidRPr="00076704">
        <w:rPr>
          <w:rFonts w:cs="Arial"/>
          <w:szCs w:val="24"/>
        </w:rPr>
        <w:t>no effort</w:t>
      </w:r>
      <w:r w:rsidRPr="00076704">
        <w:rPr>
          <w:rFonts w:cs="Arial"/>
          <w:szCs w:val="24"/>
        </w:rPr>
        <w:t>” option and deviance (accuracy index). We also included random intercepts and slopes for the effects of easy offer amount, condition and set size</w:t>
      </w:r>
      <w:r w:rsidR="00612DAE">
        <w:rPr>
          <w:rFonts w:cs="Arial"/>
          <w:szCs w:val="24"/>
        </w:rPr>
        <w:t xml:space="preserve"> per participant</w:t>
      </w:r>
      <w:r w:rsidRPr="00076704">
        <w:rPr>
          <w:rFonts w:cs="Arial"/>
          <w:szCs w:val="24"/>
        </w:rPr>
        <w:t xml:space="preserve">. Continuous variables </w:t>
      </w:r>
      <w:r w:rsidRPr="00076704">
        <w:rPr>
          <w:rFonts w:eastAsia="Calibri" w:cs="Arial"/>
          <w:szCs w:val="24"/>
          <w:lang w:eastAsia="ja-JP"/>
        </w:rPr>
        <w:t>“</w:t>
      </w:r>
      <w:r w:rsidRPr="00076704">
        <w:rPr>
          <w:rFonts w:cs="Arial"/>
          <w:szCs w:val="24"/>
        </w:rPr>
        <w:t>easy offer amount</w:t>
      </w:r>
      <w:r w:rsidRPr="00076704">
        <w:rPr>
          <w:rFonts w:eastAsia="Calibri" w:cs="Arial"/>
          <w:szCs w:val="24"/>
          <w:lang w:eastAsia="ja-JP"/>
        </w:rPr>
        <w:t>”</w:t>
      </w:r>
      <w:r w:rsidRPr="00076704">
        <w:rPr>
          <w:rFonts w:cs="Arial"/>
          <w:szCs w:val="24"/>
        </w:rPr>
        <w:t xml:space="preserve"> and </w:t>
      </w:r>
      <w:r w:rsidRPr="00076704">
        <w:rPr>
          <w:rFonts w:eastAsia="Calibri" w:cs="Arial"/>
          <w:szCs w:val="24"/>
          <w:lang w:eastAsia="ja-JP"/>
        </w:rPr>
        <w:t>“</w:t>
      </w:r>
      <w:r w:rsidRPr="00076704">
        <w:rPr>
          <w:rFonts w:cs="Arial"/>
          <w:szCs w:val="24"/>
        </w:rPr>
        <w:t>deviance</w:t>
      </w:r>
      <w:r w:rsidRPr="00076704">
        <w:rPr>
          <w:rFonts w:eastAsia="Calibri" w:cs="Arial"/>
          <w:szCs w:val="24"/>
          <w:lang w:eastAsia="ja-JP"/>
        </w:rPr>
        <w:t>”</w:t>
      </w:r>
      <w:r w:rsidRPr="00076704">
        <w:rPr>
          <w:rFonts w:cs="Arial"/>
          <w:szCs w:val="24"/>
        </w:rPr>
        <w:t xml:space="preserve"> were log</w:t>
      </w:r>
      <w:r w:rsidRPr="00076704">
        <w:rPr>
          <w:rFonts w:eastAsia="Calibri" w:cs="Arial"/>
          <w:szCs w:val="24"/>
          <w:lang w:eastAsia="ja-JP"/>
        </w:rPr>
        <w:t>-</w:t>
      </w:r>
      <w:r w:rsidRPr="00076704">
        <w:rPr>
          <w:rFonts w:cs="Arial"/>
          <w:szCs w:val="24"/>
        </w:rPr>
        <w:t>transformed and standardized. We also assessed if the effect of condition remained significant after including deviance in the model. For that analysis</w:t>
      </w:r>
      <w:r w:rsidRPr="00076704">
        <w:rPr>
          <w:rFonts w:eastAsia="Calibri" w:cs="Arial"/>
          <w:szCs w:val="24"/>
          <w:lang w:eastAsia="ja-JP"/>
        </w:rPr>
        <w:t>,</w:t>
      </w:r>
      <w:r w:rsidRPr="00076704">
        <w:rPr>
          <w:rFonts w:cs="Arial"/>
          <w:szCs w:val="24"/>
        </w:rPr>
        <w:t xml:space="preserve"> deviance was also added as a</w:t>
      </w:r>
      <w:r w:rsidR="00612DAE">
        <w:rPr>
          <w:rFonts w:cs="Arial"/>
          <w:szCs w:val="24"/>
        </w:rPr>
        <w:t xml:space="preserve"> by- participant</w:t>
      </w:r>
      <w:r w:rsidRPr="00076704">
        <w:rPr>
          <w:rFonts w:cs="Arial"/>
          <w:szCs w:val="24"/>
        </w:rPr>
        <w:t xml:space="preserve"> random slope. Model fits were compared using likelihood ratio chi- square tests.</w:t>
      </w:r>
    </w:p>
    <w:p w14:paraId="7BB6D956" w14:textId="30123FB4" w:rsidR="006A04CA" w:rsidRPr="006A04CA" w:rsidRDefault="006A04CA" w:rsidP="009C5B94">
      <w:pPr>
        <w:spacing w:line="360" w:lineRule="auto"/>
      </w:pPr>
      <w:r>
        <w:t>To estimate the discounting curve</w:t>
      </w:r>
      <w:r w:rsidR="009C5B94">
        <w:t>s across</w:t>
      </w:r>
      <w:r>
        <w:t xml:space="preserve"> participants (Figure 3C&amp;D) we used a mixed effects model per condition with offer amount as fixed factor and participant as a random factor. </w:t>
      </w:r>
    </w:p>
    <w:p w14:paraId="1844D7B6" w14:textId="77777777" w:rsidR="00AE277A" w:rsidRPr="00076704" w:rsidRDefault="00AE277A" w:rsidP="00E922A2">
      <w:pPr>
        <w:spacing w:line="360" w:lineRule="auto"/>
        <w:jc w:val="both"/>
        <w:rPr>
          <w:rFonts w:cs="Arial"/>
          <w:szCs w:val="24"/>
        </w:rPr>
      </w:pPr>
    </w:p>
    <w:p w14:paraId="2414198A" w14:textId="0AFB8E65" w:rsidR="001D01CA" w:rsidRDefault="001D01CA" w:rsidP="00E922A2">
      <w:pPr>
        <w:pStyle w:val="Title1"/>
        <w:rPr>
          <w:lang w:eastAsia="ja-JP"/>
        </w:rPr>
      </w:pPr>
      <w:r w:rsidRPr="00970564">
        <w:rPr>
          <w:lang w:eastAsia="ja-JP"/>
        </w:rPr>
        <w:t>Bibliography</w:t>
      </w:r>
    </w:p>
    <w:p w14:paraId="6F926C2A" w14:textId="77777777" w:rsidR="00E922A2" w:rsidRPr="00E922A2" w:rsidRDefault="00E922A2" w:rsidP="00E922A2">
      <w:pPr>
        <w:rPr>
          <w:lang w:eastAsia="ja-JP"/>
        </w:rPr>
      </w:pPr>
    </w:p>
    <w:p w14:paraId="5739BDE5" w14:textId="2CD532B4" w:rsidR="00F3254F" w:rsidRPr="00F3254F" w:rsidRDefault="001D01CA" w:rsidP="00F3254F">
      <w:pPr>
        <w:widowControl w:val="0"/>
        <w:autoSpaceDE w:val="0"/>
        <w:autoSpaceDN w:val="0"/>
        <w:adjustRightInd w:val="0"/>
        <w:spacing w:line="360" w:lineRule="auto"/>
        <w:ind w:left="640" w:hanging="640"/>
        <w:rPr>
          <w:rFonts w:ascii="Calibri Light" w:hAnsi="Calibri Light" w:cs="Times New Roman"/>
          <w:noProof/>
          <w:szCs w:val="24"/>
        </w:rPr>
      </w:pPr>
      <w:r w:rsidRPr="00970564">
        <w:rPr>
          <w:rFonts w:cs="Arial"/>
          <w:lang w:eastAsia="ja-JP"/>
        </w:rPr>
        <w:fldChar w:fldCharType="begin" w:fldLock="1"/>
      </w:r>
      <w:r w:rsidRPr="00970564">
        <w:rPr>
          <w:rFonts w:cs="Arial"/>
          <w:lang w:eastAsia="ja-JP"/>
        </w:rPr>
        <w:instrText xml:space="preserve">ADDIN Mendeley Bibliography CSL_BIBLIOGRAPHY </w:instrText>
      </w:r>
      <w:r w:rsidRPr="00970564">
        <w:rPr>
          <w:rFonts w:cs="Arial"/>
          <w:lang w:eastAsia="ja-JP"/>
        </w:rPr>
        <w:fldChar w:fldCharType="separate"/>
      </w:r>
      <w:r w:rsidR="00F3254F" w:rsidRPr="00F3254F">
        <w:rPr>
          <w:rFonts w:ascii="Calibri Light" w:hAnsi="Calibri Light" w:cs="Times New Roman"/>
          <w:noProof/>
          <w:szCs w:val="24"/>
        </w:rPr>
        <w:t>1.</w:t>
      </w:r>
      <w:r w:rsidR="00F3254F" w:rsidRPr="00F3254F">
        <w:rPr>
          <w:rFonts w:ascii="Calibri Light" w:hAnsi="Calibri Light" w:cs="Times New Roman"/>
          <w:noProof/>
          <w:szCs w:val="24"/>
        </w:rPr>
        <w:tab/>
        <w:t xml:space="preserve">Kool, W., McGuire, J. T., Rosen, Z. B. &amp; Botvinick, M. M. Decision making and the avoidance of cognitive demand. </w:t>
      </w:r>
      <w:r w:rsidR="00F3254F" w:rsidRPr="00F3254F">
        <w:rPr>
          <w:rFonts w:ascii="Calibri Light" w:hAnsi="Calibri Light" w:cs="Times New Roman"/>
          <w:i/>
          <w:iCs/>
          <w:noProof/>
          <w:szCs w:val="24"/>
        </w:rPr>
        <w:t>J. Exp. Psychol. Gen.</w:t>
      </w:r>
      <w:r w:rsidR="00F3254F" w:rsidRPr="00F3254F">
        <w:rPr>
          <w:rFonts w:ascii="Calibri Light" w:hAnsi="Calibri Light" w:cs="Times New Roman"/>
          <w:noProof/>
          <w:szCs w:val="24"/>
        </w:rPr>
        <w:t xml:space="preserve"> </w:t>
      </w:r>
      <w:r w:rsidR="00F3254F" w:rsidRPr="00F3254F">
        <w:rPr>
          <w:rFonts w:ascii="Calibri Light" w:hAnsi="Calibri Light" w:cs="Times New Roman"/>
          <w:b/>
          <w:bCs/>
          <w:noProof/>
          <w:szCs w:val="24"/>
        </w:rPr>
        <w:t>139</w:t>
      </w:r>
      <w:r w:rsidR="00F3254F" w:rsidRPr="00F3254F">
        <w:rPr>
          <w:rFonts w:ascii="Calibri Light" w:hAnsi="Calibri Light" w:cs="Times New Roman"/>
          <w:noProof/>
          <w:szCs w:val="24"/>
        </w:rPr>
        <w:t>, 665–682 (2010).</w:t>
      </w:r>
    </w:p>
    <w:p w14:paraId="5D36D3A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w:t>
      </w:r>
      <w:r w:rsidRPr="00F3254F">
        <w:rPr>
          <w:rFonts w:ascii="Calibri Light" w:hAnsi="Calibri Light" w:cs="Times New Roman"/>
          <w:noProof/>
          <w:szCs w:val="24"/>
        </w:rPr>
        <w:tab/>
        <w:t xml:space="preserve">Massar, S. A. A., Lim, J., Sasmita, K. &amp; Chee, M. W. L. Rewards boost sustained attention through higher effort: A value-based decision making approach. </w:t>
      </w:r>
      <w:r w:rsidRPr="00F3254F">
        <w:rPr>
          <w:rFonts w:ascii="Calibri Light" w:hAnsi="Calibri Light" w:cs="Times New Roman"/>
          <w:i/>
          <w:iCs/>
          <w:noProof/>
          <w:szCs w:val="24"/>
        </w:rPr>
        <w:t>Biol.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120</w:t>
      </w:r>
      <w:r w:rsidRPr="00F3254F">
        <w:rPr>
          <w:rFonts w:ascii="Calibri Light" w:hAnsi="Calibri Light" w:cs="Times New Roman"/>
          <w:noProof/>
          <w:szCs w:val="24"/>
        </w:rPr>
        <w:t>, 21–27 (2016).</w:t>
      </w:r>
    </w:p>
    <w:p w14:paraId="1B62A93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w:t>
      </w:r>
      <w:r w:rsidRPr="00F3254F">
        <w:rPr>
          <w:rFonts w:ascii="Calibri Light" w:hAnsi="Calibri Light" w:cs="Times New Roman"/>
          <w:noProof/>
          <w:szCs w:val="24"/>
        </w:rPr>
        <w:tab/>
        <w:t xml:space="preserve">Westbrook, A., Kester, D. &amp; Braver, T. S. What is the subjective cost of cognitive effort? Load, trait, and aging effects revealed by economic preference. </w:t>
      </w:r>
      <w:r w:rsidRPr="00F3254F">
        <w:rPr>
          <w:rFonts w:ascii="Calibri Light" w:hAnsi="Calibri Light" w:cs="Times New Roman"/>
          <w:i/>
          <w:iCs/>
          <w:noProof/>
          <w:szCs w:val="24"/>
        </w:rPr>
        <w:t>PLoS One</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8</w:t>
      </w:r>
      <w:r w:rsidRPr="00F3254F">
        <w:rPr>
          <w:rFonts w:ascii="Calibri Light" w:hAnsi="Calibri Light" w:cs="Times New Roman"/>
          <w:noProof/>
          <w:szCs w:val="24"/>
        </w:rPr>
        <w:t>, e68210 (2013).</w:t>
      </w:r>
    </w:p>
    <w:p w14:paraId="3302DDB4"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w:t>
      </w:r>
      <w:r w:rsidRPr="00F3254F">
        <w:rPr>
          <w:rFonts w:ascii="Calibri Light" w:hAnsi="Calibri Light" w:cs="Times New Roman"/>
          <w:noProof/>
          <w:szCs w:val="24"/>
        </w:rPr>
        <w:tab/>
        <w:t xml:space="preserve">Botvinick, M. &amp; Braver, T. Motivation and Cognitive Control : From Behavior to Neural Mechanism. </w:t>
      </w:r>
      <w:r w:rsidRPr="00F3254F">
        <w:rPr>
          <w:rFonts w:ascii="Calibri Light" w:hAnsi="Calibri Light" w:cs="Times New Roman"/>
          <w:i/>
          <w:iCs/>
          <w:noProof/>
          <w:szCs w:val="24"/>
        </w:rPr>
        <w:t>Annu. Rev. Psychol.</w:t>
      </w:r>
      <w:r w:rsidRPr="00F3254F">
        <w:rPr>
          <w:rFonts w:ascii="Calibri Light" w:hAnsi="Calibri Light" w:cs="Times New Roman"/>
          <w:noProof/>
          <w:szCs w:val="24"/>
        </w:rPr>
        <w:t xml:space="preserve"> (2015). doi:10.1146/annurev-psych-010814-015044</w:t>
      </w:r>
    </w:p>
    <w:p w14:paraId="10000EBF"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w:t>
      </w:r>
      <w:r w:rsidRPr="00F3254F">
        <w:rPr>
          <w:rFonts w:ascii="Calibri Light" w:hAnsi="Calibri Light" w:cs="Times New Roman"/>
          <w:noProof/>
          <w:szCs w:val="24"/>
        </w:rPr>
        <w:tab/>
        <w:t xml:space="preserve">Padmala, S. &amp; Pessoa, L. Reward reduces conflict by enhancing attentional control and biasing visual cortical processing. </w:t>
      </w:r>
      <w:r w:rsidRPr="00F3254F">
        <w:rPr>
          <w:rFonts w:ascii="Calibri Light" w:hAnsi="Calibri Light" w:cs="Times New Roman"/>
          <w:i/>
          <w:iCs/>
          <w:noProof/>
          <w:szCs w:val="24"/>
        </w:rPr>
        <w:t>J. Cogn.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23</w:t>
      </w:r>
      <w:r w:rsidRPr="00F3254F">
        <w:rPr>
          <w:rFonts w:ascii="Calibri Light" w:hAnsi="Calibri Light" w:cs="Times New Roman"/>
          <w:noProof/>
          <w:szCs w:val="24"/>
        </w:rPr>
        <w:t>, 3419–32 (2011).</w:t>
      </w:r>
    </w:p>
    <w:p w14:paraId="6D426C62"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6.</w:t>
      </w:r>
      <w:r w:rsidRPr="00F3254F">
        <w:rPr>
          <w:rFonts w:ascii="Calibri Light" w:hAnsi="Calibri Light" w:cs="Times New Roman"/>
          <w:noProof/>
          <w:szCs w:val="24"/>
        </w:rPr>
        <w:tab/>
        <w:t xml:space="preserve">Kurzban, R., Duckworth, A., Kable, J. W. &amp; Myers, J. An opportunity cost model of subjective effort and task performance. </w:t>
      </w:r>
      <w:r w:rsidRPr="00F3254F">
        <w:rPr>
          <w:rFonts w:ascii="Calibri Light" w:hAnsi="Calibri Light" w:cs="Times New Roman"/>
          <w:i/>
          <w:iCs/>
          <w:noProof/>
          <w:szCs w:val="24"/>
        </w:rPr>
        <w:t>Behav. Brain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36</w:t>
      </w:r>
      <w:r w:rsidRPr="00F3254F">
        <w:rPr>
          <w:rFonts w:ascii="Calibri Light" w:hAnsi="Calibri Light" w:cs="Times New Roman"/>
          <w:noProof/>
          <w:szCs w:val="24"/>
        </w:rPr>
        <w:t>, 661–79 (2013).</w:t>
      </w:r>
    </w:p>
    <w:p w14:paraId="2844D1E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7.</w:t>
      </w:r>
      <w:r w:rsidRPr="00F3254F">
        <w:rPr>
          <w:rFonts w:ascii="Calibri Light" w:hAnsi="Calibri Light" w:cs="Times New Roman"/>
          <w:noProof/>
          <w:szCs w:val="24"/>
        </w:rPr>
        <w:tab/>
        <w:t xml:space="preserve">Inzlicht, M., Schmeichel, B. J. &amp; Macrae, C. N. Why self-control seems (but may not be) limited. </w:t>
      </w:r>
      <w:r w:rsidRPr="00F3254F">
        <w:rPr>
          <w:rFonts w:ascii="Calibri Light" w:hAnsi="Calibri Light" w:cs="Times New Roman"/>
          <w:i/>
          <w:iCs/>
          <w:noProof/>
          <w:szCs w:val="24"/>
        </w:rPr>
        <w:t>Trends Cogn.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18</w:t>
      </w:r>
      <w:r w:rsidRPr="00F3254F">
        <w:rPr>
          <w:rFonts w:ascii="Calibri Light" w:hAnsi="Calibri Light" w:cs="Times New Roman"/>
          <w:noProof/>
          <w:szCs w:val="24"/>
        </w:rPr>
        <w:t>, 127–133 (2014).</w:t>
      </w:r>
    </w:p>
    <w:p w14:paraId="73347C54"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8.</w:t>
      </w:r>
      <w:r w:rsidRPr="00F3254F">
        <w:rPr>
          <w:rFonts w:ascii="Calibri Light" w:hAnsi="Calibri Light" w:cs="Times New Roman"/>
          <w:noProof/>
          <w:szCs w:val="24"/>
        </w:rPr>
        <w:tab/>
        <w:t xml:space="preserve">Cools, R. The cost of dopamine for dynamic cognitive control. </w:t>
      </w:r>
      <w:r w:rsidRPr="00F3254F">
        <w:rPr>
          <w:rFonts w:ascii="Calibri Light" w:hAnsi="Calibri Light" w:cs="Times New Roman"/>
          <w:i/>
          <w:iCs/>
          <w:noProof/>
          <w:szCs w:val="24"/>
        </w:rPr>
        <w:t>Curr. Opin. Behav.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4</w:t>
      </w:r>
      <w:r w:rsidRPr="00F3254F">
        <w:rPr>
          <w:rFonts w:ascii="Calibri Light" w:hAnsi="Calibri Light" w:cs="Times New Roman"/>
          <w:noProof/>
          <w:szCs w:val="24"/>
        </w:rPr>
        <w:t>, 152–159 (2015).</w:t>
      </w:r>
    </w:p>
    <w:p w14:paraId="3F92895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9.</w:t>
      </w:r>
      <w:r w:rsidRPr="00F3254F">
        <w:rPr>
          <w:rFonts w:ascii="Calibri Light" w:hAnsi="Calibri Light" w:cs="Times New Roman"/>
          <w:noProof/>
          <w:szCs w:val="24"/>
        </w:rPr>
        <w:tab/>
        <w:t xml:space="preserve">Shenhav, A.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Toward a Rational and Mechanistic Account of Mental Effort. </w:t>
      </w:r>
      <w:r w:rsidRPr="00F3254F">
        <w:rPr>
          <w:rFonts w:ascii="Calibri Light" w:hAnsi="Calibri Light" w:cs="Times New Roman"/>
          <w:i/>
          <w:iCs/>
          <w:noProof/>
          <w:szCs w:val="24"/>
        </w:rPr>
        <w:t>Annu. Rev.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40</w:t>
      </w:r>
      <w:r w:rsidRPr="00F3254F">
        <w:rPr>
          <w:rFonts w:ascii="Calibri Light" w:hAnsi="Calibri Light" w:cs="Times New Roman"/>
          <w:noProof/>
          <w:szCs w:val="24"/>
        </w:rPr>
        <w:t>, 99–124 (2017).</w:t>
      </w:r>
    </w:p>
    <w:p w14:paraId="73AACA5B"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10.</w:t>
      </w:r>
      <w:r w:rsidRPr="00F3254F">
        <w:rPr>
          <w:rFonts w:ascii="Calibri Light" w:hAnsi="Calibri Light" w:cs="Times New Roman"/>
          <w:noProof/>
          <w:szCs w:val="24"/>
        </w:rPr>
        <w:tab/>
        <w:t xml:space="preserve">Botvinick, M. M. &amp; Cohen, J. D. The computational and neural basis of cognitive control: Charted territory and new frontiers. </w:t>
      </w:r>
      <w:r w:rsidRPr="00F3254F">
        <w:rPr>
          <w:rFonts w:ascii="Calibri Light" w:hAnsi="Calibri Light" w:cs="Times New Roman"/>
          <w:i/>
          <w:iCs/>
          <w:noProof/>
          <w:szCs w:val="24"/>
        </w:rPr>
        <w:t>Cogn.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38</w:t>
      </w:r>
      <w:r w:rsidRPr="00F3254F">
        <w:rPr>
          <w:rFonts w:ascii="Calibri Light" w:hAnsi="Calibri Light" w:cs="Times New Roman"/>
          <w:noProof/>
          <w:szCs w:val="24"/>
        </w:rPr>
        <w:t>, 1249–1285 (2014).</w:t>
      </w:r>
    </w:p>
    <w:p w14:paraId="7A21EE6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11.</w:t>
      </w:r>
      <w:r w:rsidRPr="00F3254F">
        <w:rPr>
          <w:rFonts w:ascii="Calibri Light" w:hAnsi="Calibri Light" w:cs="Times New Roman"/>
          <w:noProof/>
          <w:szCs w:val="24"/>
        </w:rPr>
        <w:tab/>
        <w:t xml:space="preserve">Cools, R. The costs and benefits of brain dopamine for cognitive control. </w:t>
      </w:r>
      <w:r w:rsidRPr="00F3254F">
        <w:rPr>
          <w:rFonts w:ascii="Calibri Light" w:hAnsi="Calibri Light" w:cs="Times New Roman"/>
          <w:i/>
          <w:iCs/>
          <w:noProof/>
          <w:szCs w:val="24"/>
        </w:rPr>
        <w:t>Wiley Interdiscip. Rev. Cogn.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7</w:t>
      </w:r>
      <w:r w:rsidRPr="00F3254F">
        <w:rPr>
          <w:rFonts w:ascii="Calibri Light" w:hAnsi="Calibri Light" w:cs="Times New Roman"/>
          <w:noProof/>
          <w:szCs w:val="24"/>
        </w:rPr>
        <w:t>, 317–329 (2016).</w:t>
      </w:r>
    </w:p>
    <w:p w14:paraId="02C3F49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12.</w:t>
      </w:r>
      <w:r w:rsidRPr="00F3254F">
        <w:rPr>
          <w:rFonts w:ascii="Calibri Light" w:hAnsi="Calibri Light" w:cs="Times New Roman"/>
          <w:noProof/>
          <w:szCs w:val="24"/>
        </w:rPr>
        <w:tab/>
        <w:t xml:space="preserve">Mooneyham, B. W. &amp; Schooler, J. W. The costs and benefits of mind-wandering: A review. </w:t>
      </w:r>
      <w:r w:rsidRPr="00F3254F">
        <w:rPr>
          <w:rFonts w:ascii="Calibri Light" w:hAnsi="Calibri Light" w:cs="Times New Roman"/>
          <w:i/>
          <w:iCs/>
          <w:noProof/>
          <w:szCs w:val="24"/>
        </w:rPr>
        <w:t>Can. J. Exp. Psychol. Can. Psychol. expérimentale</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67</w:t>
      </w:r>
      <w:r w:rsidRPr="00F3254F">
        <w:rPr>
          <w:rFonts w:ascii="Calibri Light" w:hAnsi="Calibri Light" w:cs="Times New Roman"/>
          <w:noProof/>
          <w:szCs w:val="24"/>
        </w:rPr>
        <w:t>, 11–18 (2013).</w:t>
      </w:r>
    </w:p>
    <w:p w14:paraId="328BBCA5"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13.</w:t>
      </w:r>
      <w:r w:rsidRPr="00F3254F">
        <w:rPr>
          <w:rFonts w:ascii="Calibri Light" w:hAnsi="Calibri Light" w:cs="Times New Roman"/>
          <w:noProof/>
          <w:szCs w:val="24"/>
        </w:rPr>
        <w:tab/>
        <w:t xml:space="preserve">Baird, B.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Inspired by Distraction. </w:t>
      </w:r>
      <w:r w:rsidRPr="00F3254F">
        <w:rPr>
          <w:rFonts w:ascii="Calibri Light" w:hAnsi="Calibri Light" w:cs="Times New Roman"/>
          <w:i/>
          <w:iCs/>
          <w:noProof/>
          <w:szCs w:val="24"/>
        </w:rPr>
        <w:t>Psychol.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23</w:t>
      </w:r>
      <w:r w:rsidRPr="00F3254F">
        <w:rPr>
          <w:rFonts w:ascii="Calibri Light" w:hAnsi="Calibri Light" w:cs="Times New Roman"/>
          <w:noProof/>
          <w:szCs w:val="24"/>
        </w:rPr>
        <w:t>, 1117–1122 (2012).</w:t>
      </w:r>
    </w:p>
    <w:p w14:paraId="35D0D3B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14.</w:t>
      </w:r>
      <w:r w:rsidRPr="00F3254F">
        <w:rPr>
          <w:rFonts w:ascii="Calibri Light" w:hAnsi="Calibri Light" w:cs="Times New Roman"/>
          <w:noProof/>
          <w:szCs w:val="24"/>
        </w:rPr>
        <w:tab/>
        <w:t xml:space="preserve">Ansburg, P. I. &amp; Hill, K. Creative and analytic thinkers differ in their use of attentional resources. </w:t>
      </w:r>
      <w:r w:rsidRPr="00F3254F">
        <w:rPr>
          <w:rFonts w:ascii="Calibri Light" w:hAnsi="Calibri Light" w:cs="Times New Roman"/>
          <w:i/>
          <w:iCs/>
          <w:noProof/>
          <w:szCs w:val="24"/>
        </w:rPr>
        <w:t>Pers. Individ. Dif.</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34</w:t>
      </w:r>
      <w:r w:rsidRPr="00F3254F">
        <w:rPr>
          <w:rFonts w:ascii="Calibri Light" w:hAnsi="Calibri Light" w:cs="Times New Roman"/>
          <w:noProof/>
          <w:szCs w:val="24"/>
        </w:rPr>
        <w:t>, 1141–1152 (2003).</w:t>
      </w:r>
    </w:p>
    <w:p w14:paraId="2757192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15.</w:t>
      </w:r>
      <w:r w:rsidRPr="00F3254F">
        <w:rPr>
          <w:rFonts w:ascii="Calibri Light" w:hAnsi="Calibri Light" w:cs="Times New Roman"/>
          <w:noProof/>
          <w:szCs w:val="24"/>
        </w:rPr>
        <w:tab/>
        <w:t xml:space="preserve">Zedelius, C. M. &amp; Schooler, J. W. Mind wandering &amp;quot;Ahas&amp;quot; versus mindful reasoning: alternative routes to creative solutions. </w:t>
      </w:r>
      <w:r w:rsidRPr="00F3254F">
        <w:rPr>
          <w:rFonts w:ascii="Calibri Light" w:hAnsi="Calibri Light" w:cs="Times New Roman"/>
          <w:i/>
          <w:iCs/>
          <w:noProof/>
          <w:szCs w:val="24"/>
        </w:rPr>
        <w:t>Front.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w:t>
      </w:r>
      <w:r w:rsidRPr="00F3254F">
        <w:rPr>
          <w:rFonts w:ascii="Calibri Light" w:hAnsi="Calibri Light" w:cs="Times New Roman"/>
          <w:noProof/>
          <w:szCs w:val="24"/>
        </w:rPr>
        <w:t>, 834 (2015).</w:t>
      </w:r>
    </w:p>
    <w:p w14:paraId="536CC8CE"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16.</w:t>
      </w:r>
      <w:r w:rsidRPr="00F3254F">
        <w:rPr>
          <w:rFonts w:ascii="Calibri Light" w:hAnsi="Calibri Light" w:cs="Times New Roman"/>
          <w:noProof/>
          <w:szCs w:val="24"/>
        </w:rPr>
        <w:tab/>
        <w:t xml:space="preserve">Zedelius, C. M. &amp; Schooler, J. W. The Richness of Inner Experience: Relating Styles of Daydreaming to Creative Processes. </w:t>
      </w:r>
      <w:r w:rsidRPr="00F3254F">
        <w:rPr>
          <w:rFonts w:ascii="Calibri Light" w:hAnsi="Calibri Light" w:cs="Times New Roman"/>
          <w:i/>
          <w:iCs/>
          <w:noProof/>
          <w:szCs w:val="24"/>
        </w:rPr>
        <w:t>Front.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w:t>
      </w:r>
      <w:r w:rsidRPr="00F3254F">
        <w:rPr>
          <w:rFonts w:ascii="Calibri Light" w:hAnsi="Calibri Light" w:cs="Times New Roman"/>
          <w:noProof/>
          <w:szCs w:val="24"/>
        </w:rPr>
        <w:t>, 2063 (2015).</w:t>
      </w:r>
    </w:p>
    <w:p w14:paraId="0F60664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17.</w:t>
      </w:r>
      <w:r w:rsidRPr="00F3254F">
        <w:rPr>
          <w:rFonts w:ascii="Calibri Light" w:hAnsi="Calibri Light" w:cs="Times New Roman"/>
          <w:noProof/>
          <w:szCs w:val="24"/>
        </w:rPr>
        <w:tab/>
        <w:t>Musslick, S., Jang, S. J., Shvartsman, M., Shenhav, A. &amp; Cohen, J. D. Constraints associated with cognitive control and the stability-flexibility dilemma. (2017).</w:t>
      </w:r>
    </w:p>
    <w:p w14:paraId="004134D3"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18.</w:t>
      </w:r>
      <w:r w:rsidRPr="00F3254F">
        <w:rPr>
          <w:rFonts w:ascii="Calibri Light" w:hAnsi="Calibri Light" w:cs="Times New Roman"/>
          <w:noProof/>
          <w:szCs w:val="24"/>
        </w:rPr>
        <w:tab/>
        <w:t>Zhang, W. &amp; Luck, S. J. Discrete fixed-resolution representations in visual working memory. doi:10.1038/nature06860</w:t>
      </w:r>
    </w:p>
    <w:p w14:paraId="6094338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19.</w:t>
      </w:r>
      <w:r w:rsidRPr="00F3254F">
        <w:rPr>
          <w:rFonts w:ascii="Calibri Light" w:hAnsi="Calibri Light" w:cs="Times New Roman"/>
          <w:noProof/>
          <w:szCs w:val="24"/>
        </w:rPr>
        <w:tab/>
        <w:t xml:space="preserve">Fallon, S. J. &amp; Cools, R. Reward acts on the pFC to enhance distractor resistance of working memory representations. </w:t>
      </w:r>
      <w:r w:rsidRPr="00F3254F">
        <w:rPr>
          <w:rFonts w:ascii="Calibri Light" w:hAnsi="Calibri Light" w:cs="Times New Roman"/>
          <w:i/>
          <w:iCs/>
          <w:noProof/>
          <w:szCs w:val="24"/>
        </w:rPr>
        <w:t>J. Cogn.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26</w:t>
      </w:r>
      <w:r w:rsidRPr="00F3254F">
        <w:rPr>
          <w:rFonts w:ascii="Calibri Light" w:hAnsi="Calibri Light" w:cs="Times New Roman"/>
          <w:noProof/>
          <w:szCs w:val="24"/>
        </w:rPr>
        <w:t>, 2812–26 (2014).</w:t>
      </w:r>
    </w:p>
    <w:p w14:paraId="3088C63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20.</w:t>
      </w:r>
      <w:r w:rsidRPr="00F3254F">
        <w:rPr>
          <w:rFonts w:ascii="Calibri Light" w:hAnsi="Calibri Light" w:cs="Times New Roman"/>
          <w:noProof/>
          <w:szCs w:val="24"/>
        </w:rPr>
        <w:tab/>
        <w:t xml:space="preserve">Fallon, S. J., van der Schaff, M. E., ten Huurne, N. &amp; Cools, R. Methylphenidate improves cognitive stability at the expense of cognitive flexibility. </w:t>
      </w:r>
      <w:r w:rsidRPr="00F3254F">
        <w:rPr>
          <w:rFonts w:ascii="Calibri Light" w:hAnsi="Calibri Light" w:cs="Times New Roman"/>
          <w:i/>
          <w:iCs/>
          <w:noProof/>
          <w:szCs w:val="24"/>
        </w:rPr>
        <w:t>submitted</w:t>
      </w:r>
      <w:r w:rsidRPr="00F3254F">
        <w:rPr>
          <w:rFonts w:ascii="Calibri Light" w:hAnsi="Calibri Light" w:cs="Times New Roman"/>
          <w:noProof/>
          <w:szCs w:val="24"/>
        </w:rPr>
        <w:t xml:space="preserve"> (2015).</w:t>
      </w:r>
    </w:p>
    <w:p w14:paraId="0A27FE0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21.</w:t>
      </w:r>
      <w:r w:rsidRPr="00F3254F">
        <w:rPr>
          <w:rFonts w:ascii="Calibri Light" w:hAnsi="Calibri Light" w:cs="Times New Roman"/>
          <w:noProof/>
          <w:szCs w:val="24"/>
        </w:rPr>
        <w:tab/>
        <w:t xml:space="preserve">Cousineau, D. Confidence intervals in within-subject designs: A simpler solution to Loftus and Masson’s method. </w:t>
      </w:r>
      <w:r w:rsidRPr="00F3254F">
        <w:rPr>
          <w:rFonts w:ascii="Calibri Light" w:hAnsi="Calibri Light" w:cs="Times New Roman"/>
          <w:i/>
          <w:iCs/>
          <w:noProof/>
          <w:szCs w:val="24"/>
        </w:rPr>
        <w:t>Tutor. Quant. Methods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w:t>
      </w:r>
      <w:r w:rsidRPr="00F3254F">
        <w:rPr>
          <w:rFonts w:ascii="Calibri Light" w:hAnsi="Calibri Light" w:cs="Times New Roman"/>
          <w:noProof/>
          <w:szCs w:val="24"/>
        </w:rPr>
        <w:t>, 42–45 (2005).</w:t>
      </w:r>
    </w:p>
    <w:p w14:paraId="3B48025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22.</w:t>
      </w:r>
      <w:r w:rsidRPr="00F3254F">
        <w:rPr>
          <w:rFonts w:ascii="Calibri Light" w:hAnsi="Calibri Light" w:cs="Times New Roman"/>
          <w:noProof/>
          <w:szCs w:val="24"/>
        </w:rPr>
        <w:tab/>
        <w:t xml:space="preserve">Morey, R. D. Confidence Intervals from Normalized Data: A correction to Cousineau (2005). </w:t>
      </w:r>
      <w:r w:rsidRPr="00F3254F">
        <w:rPr>
          <w:rFonts w:ascii="Calibri Light" w:hAnsi="Calibri Light" w:cs="Times New Roman"/>
          <w:i/>
          <w:iCs/>
          <w:noProof/>
          <w:szCs w:val="24"/>
        </w:rPr>
        <w:t>Tutor. Quant. Methods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4</w:t>
      </w:r>
      <w:r w:rsidRPr="00F3254F">
        <w:rPr>
          <w:rFonts w:ascii="Calibri Light" w:hAnsi="Calibri Light" w:cs="Times New Roman"/>
          <w:noProof/>
          <w:szCs w:val="24"/>
        </w:rPr>
        <w:t>, 61–64 (2008).</w:t>
      </w:r>
    </w:p>
    <w:p w14:paraId="548DBFBB"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23.</w:t>
      </w:r>
      <w:r w:rsidRPr="00F3254F">
        <w:rPr>
          <w:rFonts w:ascii="Calibri Light" w:hAnsi="Calibri Light" w:cs="Times New Roman"/>
          <w:noProof/>
          <w:szCs w:val="24"/>
        </w:rPr>
        <w:tab/>
        <w:t xml:space="preserve">Kable, J. W. &amp; Glimcher, P. W. The neural correlates of subjective value during intertemporal choice. </w:t>
      </w:r>
      <w:r w:rsidRPr="00F3254F">
        <w:rPr>
          <w:rFonts w:ascii="Calibri Light" w:hAnsi="Calibri Light" w:cs="Times New Roman"/>
          <w:i/>
          <w:iCs/>
          <w:noProof/>
          <w:szCs w:val="24"/>
        </w:rPr>
        <w:t>Nat.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10</w:t>
      </w:r>
      <w:r w:rsidRPr="00F3254F">
        <w:rPr>
          <w:rFonts w:ascii="Calibri Light" w:hAnsi="Calibri Light" w:cs="Times New Roman"/>
          <w:noProof/>
          <w:szCs w:val="24"/>
        </w:rPr>
        <w:t>, 1625–1633 (2007).</w:t>
      </w:r>
    </w:p>
    <w:p w14:paraId="5D014EC2"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24.</w:t>
      </w:r>
      <w:r w:rsidRPr="00F3254F">
        <w:rPr>
          <w:rFonts w:ascii="Calibri Light" w:hAnsi="Calibri Light" w:cs="Times New Roman"/>
          <w:noProof/>
          <w:szCs w:val="24"/>
        </w:rPr>
        <w:tab/>
        <w:t xml:space="preserve">Bates, D., Mächler, M., Bolker, B. &amp; Walker, S. Fitting Linear Mixed-Effects Models Using </w:t>
      </w:r>
      <w:r w:rsidRPr="00F3254F">
        <w:rPr>
          <w:rFonts w:ascii="Calibri Light" w:hAnsi="Calibri Light" w:cs="Times New Roman"/>
          <w:b/>
          <w:bCs/>
          <w:noProof/>
          <w:szCs w:val="24"/>
        </w:rPr>
        <w:t>lme4</w:t>
      </w:r>
      <w:r w:rsidRPr="00F3254F">
        <w:rPr>
          <w:rFonts w:ascii="Calibri Light" w:hAnsi="Calibri Light" w:cs="Times New Roman"/>
          <w:noProof/>
          <w:szCs w:val="24"/>
        </w:rPr>
        <w:t xml:space="preserve">. </w:t>
      </w:r>
      <w:r w:rsidRPr="00F3254F">
        <w:rPr>
          <w:rFonts w:ascii="Calibri Light" w:hAnsi="Calibri Light" w:cs="Times New Roman"/>
          <w:i/>
          <w:iCs/>
          <w:noProof/>
          <w:szCs w:val="24"/>
        </w:rPr>
        <w:t>J. Stat. Softw.</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67</w:t>
      </w:r>
      <w:r w:rsidRPr="00F3254F">
        <w:rPr>
          <w:rFonts w:ascii="Calibri Light" w:hAnsi="Calibri Light" w:cs="Times New Roman"/>
          <w:noProof/>
          <w:szCs w:val="24"/>
        </w:rPr>
        <w:t>, 1–48 (2015).</w:t>
      </w:r>
    </w:p>
    <w:p w14:paraId="163762E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25.</w:t>
      </w:r>
      <w:r w:rsidRPr="00F3254F">
        <w:rPr>
          <w:rFonts w:ascii="Calibri Light" w:hAnsi="Calibri Light" w:cs="Times New Roman"/>
          <w:noProof/>
          <w:szCs w:val="24"/>
        </w:rPr>
        <w:tab/>
        <w:t>R Core Team. R: A language and environment for statistical    computing. R Foundation for Statistical Computing, Vienna, Austria. http://www.R-project.org/. (2014). Available at: http://www.r-project.org/. (Accessed: 30th October 2018)</w:t>
      </w:r>
    </w:p>
    <w:p w14:paraId="65DA56D7"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26.</w:t>
      </w:r>
      <w:r w:rsidRPr="00F3254F">
        <w:rPr>
          <w:rFonts w:ascii="Calibri Light" w:hAnsi="Calibri Light" w:cs="Times New Roman"/>
          <w:noProof/>
          <w:szCs w:val="24"/>
        </w:rPr>
        <w:tab/>
        <w:t xml:space="preserve">Westbrook, A., Kester, D. &amp; Braver, T. S. What Is the Subjective Cost of Cognitive Effort? Load, Trait, and Aging Effects Revealed by Economic Preference. </w:t>
      </w:r>
      <w:r w:rsidRPr="00F3254F">
        <w:rPr>
          <w:rFonts w:ascii="Calibri Light" w:hAnsi="Calibri Light" w:cs="Times New Roman"/>
          <w:i/>
          <w:iCs/>
          <w:noProof/>
          <w:szCs w:val="24"/>
        </w:rPr>
        <w:t>PLoS One</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8</w:t>
      </w:r>
      <w:r w:rsidRPr="00F3254F">
        <w:rPr>
          <w:rFonts w:ascii="Calibri Light" w:hAnsi="Calibri Light" w:cs="Times New Roman"/>
          <w:noProof/>
          <w:szCs w:val="24"/>
        </w:rPr>
        <w:t>, 1–8 (2013).</w:t>
      </w:r>
    </w:p>
    <w:p w14:paraId="044259E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27.</w:t>
      </w:r>
      <w:r w:rsidRPr="00F3254F">
        <w:rPr>
          <w:rFonts w:ascii="Calibri Light" w:hAnsi="Calibri Light" w:cs="Times New Roman"/>
          <w:noProof/>
          <w:szCs w:val="24"/>
        </w:rPr>
        <w:tab/>
        <w:t xml:space="preserve">Chong, T. T.-J.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Neurocomputational mechanisms underlying subjective valuation of effort costs. </w:t>
      </w:r>
      <w:r w:rsidRPr="00F3254F">
        <w:rPr>
          <w:rFonts w:ascii="Calibri Light" w:hAnsi="Calibri Light" w:cs="Times New Roman"/>
          <w:i/>
          <w:iCs/>
          <w:noProof/>
          <w:szCs w:val="24"/>
        </w:rPr>
        <w:t>PLOS Biol.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15</w:t>
      </w:r>
      <w:r w:rsidRPr="00F3254F">
        <w:rPr>
          <w:rFonts w:ascii="Calibri Light" w:hAnsi="Calibri Light" w:cs="Times New Roman"/>
          <w:noProof/>
          <w:szCs w:val="24"/>
        </w:rPr>
        <w:t>, e1002598 (2017).</w:t>
      </w:r>
    </w:p>
    <w:p w14:paraId="00801764"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28.</w:t>
      </w:r>
      <w:r w:rsidRPr="00F3254F">
        <w:rPr>
          <w:rFonts w:ascii="Calibri Light" w:hAnsi="Calibri Light" w:cs="Times New Roman"/>
          <w:noProof/>
          <w:szCs w:val="24"/>
        </w:rPr>
        <w:tab/>
        <w:t xml:space="preserve">Apps, M. A. J., Grima, L. L., Manohar, S. &amp; Husain, M. The role of cognitive effort in subjective reward devaluation and risky decision-making. </w:t>
      </w:r>
      <w:r w:rsidRPr="00F3254F">
        <w:rPr>
          <w:rFonts w:ascii="Calibri Light" w:hAnsi="Calibri Light" w:cs="Times New Roman"/>
          <w:i/>
          <w:iCs/>
          <w:noProof/>
          <w:szCs w:val="24"/>
        </w:rPr>
        <w:t>Sci. Rep.</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5</w:t>
      </w:r>
      <w:r w:rsidRPr="00F3254F">
        <w:rPr>
          <w:rFonts w:ascii="Calibri Light" w:hAnsi="Calibri Light" w:cs="Times New Roman"/>
          <w:noProof/>
          <w:szCs w:val="24"/>
        </w:rPr>
        <w:t>, 16880 (2015).</w:t>
      </w:r>
    </w:p>
    <w:p w14:paraId="4D0DFF57"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29.</w:t>
      </w:r>
      <w:r w:rsidRPr="00F3254F">
        <w:rPr>
          <w:rFonts w:ascii="Calibri Light" w:hAnsi="Calibri Light" w:cs="Times New Roman"/>
          <w:noProof/>
          <w:szCs w:val="24"/>
        </w:rPr>
        <w:tab/>
        <w:t xml:space="preserve">Rogers, R. D. &amp; Monsell, S. Costs of a predictible switch between simple cognitive tasks. </w:t>
      </w:r>
      <w:r w:rsidRPr="00F3254F">
        <w:rPr>
          <w:rFonts w:ascii="Calibri Light" w:hAnsi="Calibri Light" w:cs="Times New Roman"/>
          <w:i/>
          <w:iCs/>
          <w:noProof/>
          <w:szCs w:val="24"/>
        </w:rPr>
        <w:t>J. Exp. Psychol. Gen.</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124</w:t>
      </w:r>
      <w:r w:rsidRPr="00F3254F">
        <w:rPr>
          <w:rFonts w:ascii="Calibri Light" w:hAnsi="Calibri Light" w:cs="Times New Roman"/>
          <w:noProof/>
          <w:szCs w:val="24"/>
        </w:rPr>
        <w:t>, 207–231 (1995).</w:t>
      </w:r>
    </w:p>
    <w:p w14:paraId="2D09864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30.</w:t>
      </w:r>
      <w:r w:rsidRPr="00F3254F">
        <w:rPr>
          <w:rFonts w:ascii="Calibri Light" w:hAnsi="Calibri Light" w:cs="Times New Roman"/>
          <w:noProof/>
          <w:szCs w:val="24"/>
        </w:rPr>
        <w:tab/>
        <w:t xml:space="preserve">Rubinstein, J. S., Meyer, D. E. &amp; Evans, J. E. Executive control of cognitive processes in task switching. </w:t>
      </w:r>
      <w:r w:rsidRPr="00F3254F">
        <w:rPr>
          <w:rFonts w:ascii="Calibri Light" w:hAnsi="Calibri Light" w:cs="Times New Roman"/>
          <w:i/>
          <w:iCs/>
          <w:noProof/>
          <w:szCs w:val="24"/>
        </w:rPr>
        <w:t>J. Exp. Psychol. Hum. Percept. Perform.</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27</w:t>
      </w:r>
      <w:r w:rsidRPr="00F3254F">
        <w:rPr>
          <w:rFonts w:ascii="Calibri Light" w:hAnsi="Calibri Light" w:cs="Times New Roman"/>
          <w:noProof/>
          <w:szCs w:val="24"/>
        </w:rPr>
        <w:t>, 763–797 (2001).</w:t>
      </w:r>
    </w:p>
    <w:p w14:paraId="6171E0CF"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31.</w:t>
      </w:r>
      <w:r w:rsidRPr="00F3254F">
        <w:rPr>
          <w:rFonts w:ascii="Calibri Light" w:hAnsi="Calibri Light" w:cs="Times New Roman"/>
          <w:noProof/>
          <w:szCs w:val="24"/>
        </w:rPr>
        <w:tab/>
        <w:t xml:space="preserve">Feng, S. F., Schwemmer, M., Gershman, S. J. &amp; Cohen, J. D. Multitasking vs. multiplexing: Toward a normative account of limitations in the simultaneous execution of control-demanding behaviors. </w:t>
      </w:r>
      <w:r w:rsidRPr="00F3254F">
        <w:rPr>
          <w:rFonts w:ascii="Calibri Light" w:hAnsi="Calibri Light" w:cs="Times New Roman"/>
          <w:i/>
          <w:iCs/>
          <w:noProof/>
          <w:szCs w:val="24"/>
        </w:rPr>
        <w:t>Cogn. Affect. Behav.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14</w:t>
      </w:r>
      <w:r w:rsidRPr="00F3254F">
        <w:rPr>
          <w:rFonts w:ascii="Calibri Light" w:hAnsi="Calibri Light" w:cs="Times New Roman"/>
          <w:noProof/>
          <w:szCs w:val="24"/>
        </w:rPr>
        <w:t>, 129 (2014).</w:t>
      </w:r>
    </w:p>
    <w:p w14:paraId="68CA3ED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32.</w:t>
      </w:r>
      <w:r w:rsidRPr="00F3254F">
        <w:rPr>
          <w:rFonts w:ascii="Calibri Light" w:hAnsi="Calibri Light" w:cs="Times New Roman"/>
          <w:noProof/>
          <w:szCs w:val="24"/>
        </w:rPr>
        <w:tab/>
        <w:t xml:space="preserve">Corbetta, M. &amp; Shulman, G. L. Control of goal-directed and stimulus-driven attention in the brain. </w:t>
      </w:r>
      <w:r w:rsidRPr="00F3254F">
        <w:rPr>
          <w:rFonts w:ascii="Calibri Light" w:hAnsi="Calibri Light" w:cs="Times New Roman"/>
          <w:i/>
          <w:iCs/>
          <w:noProof/>
          <w:szCs w:val="24"/>
        </w:rPr>
        <w:t>Nat. Rev.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w:t>
      </w:r>
      <w:r w:rsidRPr="00F3254F">
        <w:rPr>
          <w:rFonts w:ascii="Calibri Light" w:hAnsi="Calibri Light" w:cs="Times New Roman"/>
          <w:noProof/>
          <w:szCs w:val="24"/>
        </w:rPr>
        <w:t>, 201–15 (2002).</w:t>
      </w:r>
    </w:p>
    <w:p w14:paraId="31D894B2"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33.</w:t>
      </w:r>
      <w:r w:rsidRPr="00F3254F">
        <w:rPr>
          <w:rFonts w:ascii="Calibri Light" w:hAnsi="Calibri Light" w:cs="Times New Roman"/>
          <w:noProof/>
          <w:szCs w:val="24"/>
        </w:rPr>
        <w:tab/>
        <w:t xml:space="preserve">Ernst, M., Daniele, T. &amp; Frantz, K. New perspectives on adolescent motivated behavior: attention and conditioning. </w:t>
      </w:r>
      <w:r w:rsidRPr="00F3254F">
        <w:rPr>
          <w:rFonts w:ascii="Calibri Light" w:hAnsi="Calibri Light" w:cs="Times New Roman"/>
          <w:i/>
          <w:iCs/>
          <w:noProof/>
          <w:szCs w:val="24"/>
        </w:rPr>
        <w:t>Dev. Cogn.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w:t>
      </w:r>
      <w:r w:rsidRPr="00F3254F">
        <w:rPr>
          <w:rFonts w:ascii="Calibri Light" w:hAnsi="Calibri Light" w:cs="Times New Roman"/>
          <w:noProof/>
          <w:szCs w:val="24"/>
        </w:rPr>
        <w:t>, 377–89 (2011).</w:t>
      </w:r>
    </w:p>
    <w:p w14:paraId="5CCD300D"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34.</w:t>
      </w:r>
      <w:r w:rsidRPr="00F3254F">
        <w:rPr>
          <w:rFonts w:ascii="Calibri Light" w:hAnsi="Calibri Light" w:cs="Times New Roman"/>
          <w:noProof/>
          <w:szCs w:val="24"/>
        </w:rPr>
        <w:tab/>
        <w:t xml:space="preserve">Niv, Y., Daw, N. D., Joel, D. &amp; Dayan, P. Tonic dopamine: opportunity costs and the control of response vigor. </w:t>
      </w:r>
      <w:r w:rsidRPr="00F3254F">
        <w:rPr>
          <w:rFonts w:ascii="Calibri Light" w:hAnsi="Calibri Light" w:cs="Times New Roman"/>
          <w:i/>
          <w:iCs/>
          <w:noProof/>
          <w:szCs w:val="24"/>
        </w:rPr>
        <w:t>Psychopharmacology (Berl).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191</w:t>
      </w:r>
      <w:r w:rsidRPr="00F3254F">
        <w:rPr>
          <w:rFonts w:ascii="Calibri Light" w:hAnsi="Calibri Light" w:cs="Times New Roman"/>
          <w:noProof/>
          <w:szCs w:val="24"/>
        </w:rPr>
        <w:t>, 507–20 (2007).</w:t>
      </w:r>
    </w:p>
    <w:p w14:paraId="46B9563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35.</w:t>
      </w:r>
      <w:r w:rsidRPr="00F3254F">
        <w:rPr>
          <w:rFonts w:ascii="Calibri Light" w:hAnsi="Calibri Light" w:cs="Times New Roman"/>
          <w:noProof/>
          <w:szCs w:val="24"/>
        </w:rPr>
        <w:tab/>
        <w:t xml:space="preserve">Fallon, S. J., van der Schaaf, M. E., ter Huurne, N. &amp; Cools, R. The Neurocognitive Cost of Enhancing Cognition with Methylphenidate: Improved Distractor Resistance but Impaired Updating. </w:t>
      </w:r>
      <w:r w:rsidRPr="00F3254F">
        <w:rPr>
          <w:rFonts w:ascii="Calibri Light" w:hAnsi="Calibri Light" w:cs="Times New Roman"/>
          <w:i/>
          <w:iCs/>
          <w:noProof/>
          <w:szCs w:val="24"/>
        </w:rPr>
        <w:t>J. Cogn.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29</w:t>
      </w:r>
      <w:r w:rsidRPr="00F3254F">
        <w:rPr>
          <w:rFonts w:ascii="Calibri Light" w:hAnsi="Calibri Light" w:cs="Times New Roman"/>
          <w:noProof/>
          <w:szCs w:val="24"/>
        </w:rPr>
        <w:t>, 652–663 (2017).</w:t>
      </w:r>
    </w:p>
    <w:p w14:paraId="4F2C45C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36.</w:t>
      </w:r>
      <w:r w:rsidRPr="00F3254F">
        <w:rPr>
          <w:rFonts w:ascii="Calibri Light" w:hAnsi="Calibri Light" w:cs="Times New Roman"/>
          <w:noProof/>
          <w:szCs w:val="24"/>
        </w:rPr>
        <w:tab/>
        <w:t xml:space="preserve">Fallon, S. J., Mattiesing, R. M., Dolfen, N., Manohar, S. G. &amp; Husain, M. Ignoring versus updating in working memory reveal differential roles of attention and feature binding. </w:t>
      </w:r>
      <w:r w:rsidRPr="00F3254F">
        <w:rPr>
          <w:rFonts w:ascii="Calibri Light" w:hAnsi="Calibri Light" w:cs="Times New Roman"/>
          <w:i/>
          <w:iCs/>
          <w:noProof/>
          <w:szCs w:val="24"/>
        </w:rPr>
        <w:t>Cortex.</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107</w:t>
      </w:r>
      <w:r w:rsidRPr="00F3254F">
        <w:rPr>
          <w:rFonts w:ascii="Calibri Light" w:hAnsi="Calibri Light" w:cs="Times New Roman"/>
          <w:noProof/>
          <w:szCs w:val="24"/>
        </w:rPr>
        <w:t>, 50–63 (2018).</w:t>
      </w:r>
    </w:p>
    <w:p w14:paraId="707CE08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37.</w:t>
      </w:r>
      <w:r w:rsidRPr="00F3254F">
        <w:rPr>
          <w:rFonts w:ascii="Calibri Light" w:hAnsi="Calibri Light" w:cs="Times New Roman"/>
          <w:noProof/>
          <w:szCs w:val="24"/>
        </w:rPr>
        <w:tab/>
        <w:t xml:space="preserve">Loveless, N. E. &amp; Sanford, A. J. The impact of warning signal intensity on reaction time and components of the contingent negative variation. </w:t>
      </w:r>
      <w:r w:rsidRPr="00F3254F">
        <w:rPr>
          <w:rFonts w:ascii="Calibri Light" w:hAnsi="Calibri Light" w:cs="Times New Roman"/>
          <w:i/>
          <w:iCs/>
          <w:noProof/>
          <w:szCs w:val="24"/>
        </w:rPr>
        <w:t>Biol. Psychol.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w:t>
      </w:r>
      <w:r w:rsidRPr="00F3254F">
        <w:rPr>
          <w:rFonts w:ascii="Calibri Light" w:hAnsi="Calibri Light" w:cs="Times New Roman"/>
          <w:noProof/>
          <w:szCs w:val="24"/>
        </w:rPr>
        <w:t>, 217–226 (1975).</w:t>
      </w:r>
    </w:p>
    <w:p w14:paraId="01BF0FC3"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38.</w:t>
      </w:r>
      <w:r w:rsidRPr="00F3254F">
        <w:rPr>
          <w:rFonts w:ascii="Calibri Light" w:hAnsi="Calibri Light" w:cs="Times New Roman"/>
          <w:noProof/>
          <w:szCs w:val="24"/>
        </w:rPr>
        <w:tab/>
        <w:t xml:space="preserve">Bogacz, R., Wagenmakers, E.-J., Forstmann, B. U. &amp; Nieuwenhuis, S. The neural basis of the speed–accuracy tradeoff. </w:t>
      </w:r>
      <w:r w:rsidRPr="00F3254F">
        <w:rPr>
          <w:rFonts w:ascii="Calibri Light" w:hAnsi="Calibri Light" w:cs="Times New Roman"/>
          <w:i/>
          <w:iCs/>
          <w:noProof/>
          <w:szCs w:val="24"/>
        </w:rPr>
        <w:t>Trends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33</w:t>
      </w:r>
      <w:r w:rsidRPr="00F3254F">
        <w:rPr>
          <w:rFonts w:ascii="Calibri Light" w:hAnsi="Calibri Light" w:cs="Times New Roman"/>
          <w:noProof/>
          <w:szCs w:val="24"/>
        </w:rPr>
        <w:t>, 10–16 (2010).</w:t>
      </w:r>
      <w:bookmarkStart w:id="61" w:name="_GoBack"/>
      <w:bookmarkEnd w:id="61"/>
    </w:p>
    <w:p w14:paraId="19CC689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39.</w:t>
      </w:r>
      <w:r w:rsidRPr="00F3254F">
        <w:rPr>
          <w:rFonts w:ascii="Calibri Light" w:hAnsi="Calibri Light" w:cs="Times New Roman"/>
          <w:noProof/>
          <w:szCs w:val="24"/>
        </w:rPr>
        <w:tab/>
        <w:t xml:space="preserve">Inzlicht, M., Shenhav, A. &amp; Olivola, C. Y. The Effort Paradox: Effort Is Both Costly and Valued. </w:t>
      </w:r>
      <w:r w:rsidRPr="00F3254F">
        <w:rPr>
          <w:rFonts w:ascii="Calibri Light" w:hAnsi="Calibri Light" w:cs="Times New Roman"/>
          <w:i/>
          <w:iCs/>
          <w:noProof/>
          <w:szCs w:val="24"/>
        </w:rPr>
        <w:t>Trends Cogn.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22</w:t>
      </w:r>
      <w:r w:rsidRPr="00F3254F">
        <w:rPr>
          <w:rFonts w:ascii="Calibri Light" w:hAnsi="Calibri Light" w:cs="Times New Roman"/>
          <w:noProof/>
          <w:szCs w:val="24"/>
        </w:rPr>
        <w:t>, 337–349 (2018).</w:t>
      </w:r>
    </w:p>
    <w:p w14:paraId="51D5E81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40.</w:t>
      </w:r>
      <w:r w:rsidRPr="00F3254F">
        <w:rPr>
          <w:rFonts w:ascii="Calibri Light" w:hAnsi="Calibri Light" w:cs="Times New Roman"/>
          <w:noProof/>
          <w:szCs w:val="24"/>
        </w:rPr>
        <w:tab/>
        <w:t xml:space="preserve">Cools, R. &amp; D’Esposito, M. Inverted-U-shaped dopamine actions on human working memory and cognitive control. </w:t>
      </w:r>
      <w:r w:rsidRPr="00F3254F">
        <w:rPr>
          <w:rFonts w:ascii="Calibri Light" w:hAnsi="Calibri Light" w:cs="Times New Roman"/>
          <w:i/>
          <w:iCs/>
          <w:noProof/>
          <w:szCs w:val="24"/>
        </w:rPr>
        <w:t>Biol. Psychiatry</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69</w:t>
      </w:r>
      <w:r w:rsidRPr="00F3254F">
        <w:rPr>
          <w:rFonts w:ascii="Calibri Light" w:hAnsi="Calibri Light" w:cs="Times New Roman"/>
          <w:noProof/>
          <w:szCs w:val="24"/>
        </w:rPr>
        <w:t>, e113-25 (2011).</w:t>
      </w:r>
    </w:p>
    <w:p w14:paraId="163491EB"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41.</w:t>
      </w:r>
      <w:r w:rsidRPr="00F3254F">
        <w:rPr>
          <w:rFonts w:ascii="Calibri Light" w:hAnsi="Calibri Light" w:cs="Times New Roman"/>
          <w:noProof/>
          <w:szCs w:val="24"/>
        </w:rPr>
        <w:tab/>
        <w:t xml:space="preserve">Chong, T. T.-J.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w:t>
      </w:r>
      <w:r w:rsidRPr="00F3254F">
        <w:rPr>
          <w:rFonts w:ascii="Calibri Light" w:hAnsi="Calibri Light" w:cs="Times New Roman"/>
          <w:i/>
          <w:iCs/>
          <w:noProof/>
          <w:szCs w:val="24"/>
        </w:rPr>
        <w:t>Dopamine enhances willingness to exert effort for reward in Parkinson’s disease</w:t>
      </w:r>
      <w:r w:rsidRPr="00F3254F">
        <w:rPr>
          <w:rFonts w:ascii="Calibri Light" w:hAnsi="Calibri Light" w:cs="Times New Roman"/>
          <w:noProof/>
          <w:szCs w:val="24"/>
        </w:rPr>
        <w:t xml:space="preserve">. </w:t>
      </w:r>
      <w:r w:rsidRPr="00F3254F">
        <w:rPr>
          <w:rFonts w:ascii="Calibri Light" w:hAnsi="Calibri Light" w:cs="Times New Roman"/>
          <w:i/>
          <w:iCs/>
          <w:noProof/>
          <w:szCs w:val="24"/>
        </w:rPr>
        <w:t>Cortex</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69</w:t>
      </w:r>
      <w:r w:rsidRPr="00F3254F">
        <w:rPr>
          <w:rFonts w:ascii="Calibri Light" w:hAnsi="Calibri Light" w:cs="Times New Roman"/>
          <w:noProof/>
          <w:szCs w:val="24"/>
        </w:rPr>
        <w:t>, (2015).</w:t>
      </w:r>
    </w:p>
    <w:p w14:paraId="79CEB19E"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42.</w:t>
      </w:r>
      <w:r w:rsidRPr="00F3254F">
        <w:rPr>
          <w:rFonts w:ascii="Calibri Light" w:hAnsi="Calibri Light" w:cs="Times New Roman"/>
          <w:noProof/>
          <w:szCs w:val="24"/>
        </w:rPr>
        <w:tab/>
        <w:t xml:space="preserve">Salamone, J. D., Correa, M., Farrar, A. &amp; Mingote, S. M. Effort-related functions of nucleus accumbens dopamine and associated forebrain circuits. </w:t>
      </w:r>
      <w:r w:rsidRPr="00F3254F">
        <w:rPr>
          <w:rFonts w:ascii="Calibri Light" w:hAnsi="Calibri Light" w:cs="Times New Roman"/>
          <w:i/>
          <w:iCs/>
          <w:noProof/>
          <w:szCs w:val="24"/>
        </w:rPr>
        <w:t>Psychopharmacology (Berl).</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191</w:t>
      </w:r>
      <w:r w:rsidRPr="00F3254F">
        <w:rPr>
          <w:rFonts w:ascii="Calibri Light" w:hAnsi="Calibri Light" w:cs="Times New Roman"/>
          <w:noProof/>
          <w:szCs w:val="24"/>
        </w:rPr>
        <w:t>, 461–82 (2007).</w:t>
      </w:r>
    </w:p>
    <w:p w14:paraId="09810505"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43.</w:t>
      </w:r>
      <w:r w:rsidRPr="00F3254F">
        <w:rPr>
          <w:rFonts w:ascii="Calibri Light" w:hAnsi="Calibri Light" w:cs="Times New Roman"/>
          <w:noProof/>
          <w:szCs w:val="24"/>
        </w:rPr>
        <w:tab/>
        <w:t xml:space="preserve">Floresco, S. B., Tse, M. T. L. &amp; Ghods-Sharifi, S. Dopaminergic and Glutamatergic Regulation of Effort- and Delay-Based Decision Making. </w:t>
      </w:r>
      <w:r w:rsidRPr="00F3254F">
        <w:rPr>
          <w:rFonts w:ascii="Calibri Light" w:hAnsi="Calibri Light" w:cs="Times New Roman"/>
          <w:i/>
          <w:iCs/>
          <w:noProof/>
          <w:szCs w:val="24"/>
        </w:rPr>
        <w:t>Neuropsychopharmacology</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33</w:t>
      </w:r>
      <w:r w:rsidRPr="00F3254F">
        <w:rPr>
          <w:rFonts w:ascii="Calibri Light" w:hAnsi="Calibri Light" w:cs="Times New Roman"/>
          <w:noProof/>
          <w:szCs w:val="24"/>
        </w:rPr>
        <w:t>, 1966–1979 (2008).</w:t>
      </w:r>
    </w:p>
    <w:p w14:paraId="35AA45CB"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44.</w:t>
      </w:r>
      <w:r w:rsidRPr="00F3254F">
        <w:rPr>
          <w:rFonts w:ascii="Calibri Light" w:hAnsi="Calibri Light" w:cs="Times New Roman"/>
          <w:noProof/>
          <w:szCs w:val="24"/>
        </w:rPr>
        <w:tab/>
        <w:t xml:space="preserve">Jepma, M., Te Beek, E. T., Wagenmakers, E.-J., van Gerven, J. M. A. &amp; Nieuwenhuis, S. The role of the noradrenergic system in the exploration-exploitation trade-off: a psychopharmacological study. </w:t>
      </w:r>
      <w:r w:rsidRPr="00F3254F">
        <w:rPr>
          <w:rFonts w:ascii="Calibri Light" w:hAnsi="Calibri Light" w:cs="Times New Roman"/>
          <w:i/>
          <w:iCs/>
          <w:noProof/>
          <w:szCs w:val="24"/>
        </w:rPr>
        <w:t>Front. Hum.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4</w:t>
      </w:r>
      <w:r w:rsidRPr="00F3254F">
        <w:rPr>
          <w:rFonts w:ascii="Calibri Light" w:hAnsi="Calibri Light" w:cs="Times New Roman"/>
          <w:noProof/>
          <w:szCs w:val="24"/>
        </w:rPr>
        <w:t>, 170 (2010).</w:t>
      </w:r>
    </w:p>
    <w:p w14:paraId="60444054"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45.</w:t>
      </w:r>
      <w:r w:rsidRPr="00F3254F">
        <w:rPr>
          <w:rFonts w:ascii="Calibri Light" w:hAnsi="Calibri Light" w:cs="Times New Roman"/>
          <w:noProof/>
          <w:szCs w:val="24"/>
        </w:rPr>
        <w:tab/>
        <w:t xml:space="preserve">Aston-Jones, G. &amp; Cohen, J. D. An integrative theory of locus coeruleus-norepinephrine function: adaptive gain and optimal performance. </w:t>
      </w:r>
      <w:r w:rsidRPr="00F3254F">
        <w:rPr>
          <w:rFonts w:ascii="Calibri Light" w:hAnsi="Calibri Light" w:cs="Times New Roman"/>
          <w:i/>
          <w:iCs/>
          <w:noProof/>
          <w:szCs w:val="24"/>
        </w:rPr>
        <w:t>Annu. Rev. Neurosci.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28</w:t>
      </w:r>
      <w:r w:rsidRPr="00F3254F">
        <w:rPr>
          <w:rFonts w:ascii="Calibri Light" w:hAnsi="Calibri Light" w:cs="Times New Roman"/>
          <w:noProof/>
          <w:szCs w:val="24"/>
        </w:rPr>
        <w:t>, 403–50 (2005).</w:t>
      </w:r>
    </w:p>
    <w:p w14:paraId="3564D093"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46.</w:t>
      </w:r>
      <w:r w:rsidRPr="00F3254F">
        <w:rPr>
          <w:rFonts w:ascii="Calibri Light" w:hAnsi="Calibri Light" w:cs="Times New Roman"/>
          <w:noProof/>
          <w:szCs w:val="24"/>
        </w:rPr>
        <w:tab/>
        <w:t xml:space="preserve">Cocker, P. J., Hosking, J. G., Benoit, J. &amp; Winstanley, C. A. Sensitivity to Cognitive Effort Mediates Psychostimulant Effects on a Novel Rodent Cost/Benefit Decision-Making Task. </w:t>
      </w:r>
      <w:r w:rsidRPr="00F3254F">
        <w:rPr>
          <w:rFonts w:ascii="Calibri Light" w:hAnsi="Calibri Light" w:cs="Times New Roman"/>
          <w:i/>
          <w:iCs/>
          <w:noProof/>
          <w:szCs w:val="24"/>
        </w:rPr>
        <w:t>Neuropsychopharmacology</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37</w:t>
      </w:r>
      <w:r w:rsidRPr="00F3254F">
        <w:rPr>
          <w:rFonts w:ascii="Calibri Light" w:hAnsi="Calibri Light" w:cs="Times New Roman"/>
          <w:noProof/>
          <w:szCs w:val="24"/>
        </w:rPr>
        <w:t>, 1825–1837 (2012).</w:t>
      </w:r>
    </w:p>
    <w:p w14:paraId="77A26D1E"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47.</w:t>
      </w:r>
      <w:r w:rsidRPr="00F3254F">
        <w:rPr>
          <w:rFonts w:ascii="Calibri Light" w:hAnsi="Calibri Light" w:cs="Times New Roman"/>
          <w:noProof/>
          <w:szCs w:val="24"/>
        </w:rPr>
        <w:tab/>
        <w:t xml:space="preserve">Froböse, M. I.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Catecholaminergic modulation of the avoidance of cognitive control. </w:t>
      </w:r>
      <w:r w:rsidRPr="00F3254F">
        <w:rPr>
          <w:rFonts w:ascii="Calibri Light" w:hAnsi="Calibri Light" w:cs="Times New Roman"/>
          <w:i/>
          <w:iCs/>
          <w:noProof/>
          <w:szCs w:val="24"/>
        </w:rPr>
        <w:t>J. Exp. Psychol. Gen.</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147</w:t>
      </w:r>
      <w:r w:rsidRPr="00F3254F">
        <w:rPr>
          <w:rFonts w:ascii="Calibri Light" w:hAnsi="Calibri Light" w:cs="Times New Roman"/>
          <w:noProof/>
          <w:szCs w:val="24"/>
        </w:rPr>
        <w:t>, 1763–1781 (2018).</w:t>
      </w:r>
    </w:p>
    <w:p w14:paraId="2D41104F"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48.</w:t>
      </w:r>
      <w:r w:rsidRPr="00F3254F">
        <w:rPr>
          <w:rFonts w:ascii="Calibri Light" w:hAnsi="Calibri Light" w:cs="Times New Roman"/>
          <w:noProof/>
          <w:szCs w:val="24"/>
        </w:rPr>
        <w:tab/>
        <w:t xml:space="preserve">Froböse, M. I. &amp; Cools, R. Chemical neuromodulation of cognitive control avoidance. </w:t>
      </w:r>
      <w:r w:rsidRPr="00F3254F">
        <w:rPr>
          <w:rFonts w:ascii="Calibri Light" w:hAnsi="Calibri Light" w:cs="Times New Roman"/>
          <w:i/>
          <w:iCs/>
          <w:noProof/>
          <w:szCs w:val="24"/>
        </w:rPr>
        <w:t>Curr. Opin. Behav.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22</w:t>
      </w:r>
      <w:r w:rsidRPr="00F3254F">
        <w:rPr>
          <w:rFonts w:ascii="Calibri Light" w:hAnsi="Calibri Light" w:cs="Times New Roman"/>
          <w:noProof/>
          <w:szCs w:val="24"/>
        </w:rPr>
        <w:t>, 121–127 (2018).</w:t>
      </w:r>
    </w:p>
    <w:p w14:paraId="341B7CA5"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49.</w:t>
      </w:r>
      <w:r w:rsidRPr="00F3254F">
        <w:rPr>
          <w:rFonts w:ascii="Calibri Light" w:hAnsi="Calibri Light" w:cs="Times New Roman"/>
          <w:noProof/>
          <w:szCs w:val="24"/>
        </w:rPr>
        <w:tab/>
        <w:t>Schönbrodt, F. D. BFDA: Bayes factor design analysis package for R. (2016). doi:https://github.com/nicebread/BFDA</w:t>
      </w:r>
    </w:p>
    <w:p w14:paraId="1D898688"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50.</w:t>
      </w:r>
      <w:r w:rsidRPr="00F3254F">
        <w:rPr>
          <w:rFonts w:ascii="Calibri Light" w:hAnsi="Calibri Light" w:cs="Times New Roman"/>
          <w:noProof/>
          <w:szCs w:val="24"/>
        </w:rPr>
        <w:tab/>
        <w:t xml:space="preserve">Simonsohn, U. Small Telescopes. </w:t>
      </w:r>
      <w:r w:rsidRPr="00F3254F">
        <w:rPr>
          <w:rFonts w:ascii="Calibri Light" w:hAnsi="Calibri Light" w:cs="Times New Roman"/>
          <w:i/>
          <w:iCs/>
          <w:noProof/>
          <w:szCs w:val="24"/>
        </w:rPr>
        <w:t>Psychol. Sci.</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26</w:t>
      </w:r>
      <w:r w:rsidRPr="00F3254F">
        <w:rPr>
          <w:rFonts w:ascii="Calibri Light" w:hAnsi="Calibri Light" w:cs="Times New Roman"/>
          <w:noProof/>
          <w:szCs w:val="24"/>
        </w:rPr>
        <w:t>, 559–569 (2015).</w:t>
      </w:r>
    </w:p>
    <w:p w14:paraId="3FFAD8E9"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51.</w:t>
      </w:r>
      <w:r w:rsidRPr="00F3254F">
        <w:rPr>
          <w:rFonts w:ascii="Calibri Light" w:hAnsi="Calibri Light" w:cs="Times New Roman"/>
          <w:noProof/>
          <w:szCs w:val="24"/>
        </w:rPr>
        <w:tab/>
        <w:t xml:space="preserve">Brainard, D. H. The Psychophysics Toolbox. </w:t>
      </w:r>
      <w:r w:rsidRPr="00F3254F">
        <w:rPr>
          <w:rFonts w:ascii="Calibri Light" w:hAnsi="Calibri Light" w:cs="Times New Roman"/>
          <w:i/>
          <w:iCs/>
          <w:noProof/>
          <w:szCs w:val="24"/>
        </w:rPr>
        <w:t>Spat. Vis.</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10</w:t>
      </w:r>
      <w:r w:rsidRPr="00F3254F">
        <w:rPr>
          <w:rFonts w:ascii="Calibri Light" w:hAnsi="Calibri Light" w:cs="Times New Roman"/>
          <w:noProof/>
          <w:szCs w:val="24"/>
        </w:rPr>
        <w:t>, 433–6 (1997).</w:t>
      </w:r>
    </w:p>
    <w:p w14:paraId="156043C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52.</w:t>
      </w:r>
      <w:r w:rsidRPr="00F3254F">
        <w:rPr>
          <w:rFonts w:ascii="Calibri Light" w:hAnsi="Calibri Light" w:cs="Times New Roman"/>
          <w:noProof/>
          <w:szCs w:val="24"/>
        </w:rPr>
        <w:tab/>
        <w:t xml:space="preserve">Gilbert, A. L., Regier, T., Kay, P. &amp; Ivry, R. B. Whorf hypothesis is supported in the right visual field but not the left. </w:t>
      </w:r>
      <w:r w:rsidRPr="00F3254F">
        <w:rPr>
          <w:rFonts w:ascii="Calibri Light" w:hAnsi="Calibri Light" w:cs="Times New Roman"/>
          <w:i/>
          <w:iCs/>
          <w:noProof/>
          <w:szCs w:val="24"/>
        </w:rPr>
        <w:t>Proc. Natl. Acad. Sci. U. S. A.</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103</w:t>
      </w:r>
      <w:r w:rsidRPr="00F3254F">
        <w:rPr>
          <w:rFonts w:ascii="Calibri Light" w:hAnsi="Calibri Light" w:cs="Times New Roman"/>
          <w:noProof/>
          <w:szCs w:val="24"/>
        </w:rPr>
        <w:t>, 489–94 (2006).</w:t>
      </w:r>
    </w:p>
    <w:p w14:paraId="2914062D"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53.</w:t>
      </w:r>
      <w:r w:rsidRPr="00F3254F">
        <w:rPr>
          <w:rFonts w:ascii="Calibri Light" w:hAnsi="Calibri Light" w:cs="Times New Roman"/>
          <w:noProof/>
          <w:szCs w:val="24"/>
        </w:rPr>
        <w:tab/>
        <w:t xml:space="preserve">Rieskamp, J. The probabilistic nature of preferential choice. </w:t>
      </w:r>
      <w:r w:rsidRPr="00F3254F">
        <w:rPr>
          <w:rFonts w:ascii="Calibri Light" w:hAnsi="Calibri Light" w:cs="Times New Roman"/>
          <w:i/>
          <w:iCs/>
          <w:noProof/>
          <w:szCs w:val="24"/>
        </w:rPr>
        <w:t>J. Exp. Psychol. Learn. Mem. Cogn.</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34</w:t>
      </w:r>
      <w:r w:rsidRPr="00F3254F">
        <w:rPr>
          <w:rFonts w:ascii="Calibri Light" w:hAnsi="Calibri Light" w:cs="Times New Roman"/>
          <w:noProof/>
          <w:szCs w:val="24"/>
        </w:rPr>
        <w:t>, 1446–65 (2008).</w:t>
      </w:r>
    </w:p>
    <w:p w14:paraId="003DB5A2"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54.</w:t>
      </w:r>
      <w:r w:rsidRPr="00F3254F">
        <w:rPr>
          <w:rFonts w:ascii="Calibri Light" w:hAnsi="Calibri Light" w:cs="Times New Roman"/>
          <w:noProof/>
          <w:szCs w:val="24"/>
        </w:rPr>
        <w:tab/>
        <w:t>JASP Team. JASP (version 0.7.5.6) (Computer Program). (2016).</w:t>
      </w:r>
    </w:p>
    <w:p w14:paraId="5A6DADB0"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55.</w:t>
      </w:r>
      <w:r w:rsidRPr="00F3254F">
        <w:rPr>
          <w:rFonts w:ascii="Calibri Light" w:hAnsi="Calibri Light" w:cs="Times New Roman"/>
          <w:noProof/>
          <w:szCs w:val="24"/>
        </w:rPr>
        <w:tab/>
        <w:t xml:space="preserve">Wagenmakers, E.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Bayesian Inference for Psychology . Part II : Example Applications with JASP. </w:t>
      </w:r>
      <w:r w:rsidRPr="00F3254F">
        <w:rPr>
          <w:rFonts w:ascii="Calibri Light" w:hAnsi="Calibri Light" w:cs="Times New Roman"/>
          <w:i/>
          <w:iCs/>
          <w:noProof/>
          <w:szCs w:val="24"/>
        </w:rPr>
        <w:t>prep</w:t>
      </w:r>
      <w:r w:rsidRPr="00F3254F">
        <w:rPr>
          <w:rFonts w:ascii="Calibri Light" w:hAnsi="Calibri Light" w:cs="Times New Roman"/>
          <w:noProof/>
          <w:szCs w:val="24"/>
        </w:rPr>
        <w:t xml:space="preserve"> (2016).</w:t>
      </w:r>
    </w:p>
    <w:p w14:paraId="3CAD2EBA"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56.</w:t>
      </w:r>
      <w:r w:rsidRPr="00F3254F">
        <w:rPr>
          <w:rFonts w:ascii="Calibri Light" w:hAnsi="Calibri Light" w:cs="Times New Roman"/>
          <w:noProof/>
          <w:szCs w:val="24"/>
        </w:rPr>
        <w:tab/>
        <w:t xml:space="preserve">Ioannidis, J. P. a. Why most published research findings are false. </w:t>
      </w:r>
      <w:r w:rsidRPr="00F3254F">
        <w:rPr>
          <w:rFonts w:ascii="Calibri Light" w:hAnsi="Calibri Light" w:cs="Times New Roman"/>
          <w:i/>
          <w:iCs/>
          <w:noProof/>
          <w:szCs w:val="24"/>
        </w:rPr>
        <w:t>PLoS Med.</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2</w:t>
      </w:r>
      <w:r w:rsidRPr="00F3254F">
        <w:rPr>
          <w:rFonts w:ascii="Calibri Light" w:hAnsi="Calibri Light" w:cs="Times New Roman"/>
          <w:noProof/>
          <w:szCs w:val="24"/>
        </w:rPr>
        <w:t>, 0696–0701 (2005).</w:t>
      </w:r>
    </w:p>
    <w:p w14:paraId="5AE66C1C"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cs="Times New Roman"/>
          <w:noProof/>
          <w:szCs w:val="24"/>
        </w:rPr>
      </w:pPr>
      <w:r w:rsidRPr="00F3254F">
        <w:rPr>
          <w:rFonts w:ascii="Calibri Light" w:hAnsi="Calibri Light" w:cs="Times New Roman"/>
          <w:noProof/>
          <w:szCs w:val="24"/>
        </w:rPr>
        <w:t>57.</w:t>
      </w:r>
      <w:r w:rsidRPr="00F3254F">
        <w:rPr>
          <w:rFonts w:ascii="Calibri Light" w:hAnsi="Calibri Light" w:cs="Times New Roman"/>
          <w:noProof/>
          <w:szCs w:val="24"/>
        </w:rPr>
        <w:tab/>
        <w:t xml:space="preserve">Wagenmakers, E. </w:t>
      </w:r>
      <w:r w:rsidRPr="00F3254F">
        <w:rPr>
          <w:rFonts w:ascii="Calibri Light" w:hAnsi="Calibri Light" w:cs="Times New Roman"/>
          <w:i/>
          <w:iCs/>
          <w:noProof/>
          <w:szCs w:val="24"/>
        </w:rPr>
        <w:t>et al.</w:t>
      </w:r>
      <w:r w:rsidRPr="00F3254F">
        <w:rPr>
          <w:rFonts w:ascii="Calibri Light" w:hAnsi="Calibri Light" w:cs="Times New Roman"/>
          <w:noProof/>
          <w:szCs w:val="24"/>
        </w:rPr>
        <w:t xml:space="preserve"> Bayesian Inference for Psychology . Part I : Theoretical Advantages and Practical Ramifications. </w:t>
      </w:r>
      <w:r w:rsidRPr="00F3254F">
        <w:rPr>
          <w:rFonts w:ascii="Calibri Light" w:hAnsi="Calibri Light" w:cs="Times New Roman"/>
          <w:i/>
          <w:iCs/>
          <w:noProof/>
          <w:szCs w:val="24"/>
        </w:rPr>
        <w:t>prep</w:t>
      </w:r>
      <w:r w:rsidRPr="00F3254F">
        <w:rPr>
          <w:rFonts w:ascii="Calibri Light" w:hAnsi="Calibri Light" w:cs="Times New Roman"/>
          <w:noProof/>
          <w:szCs w:val="24"/>
        </w:rPr>
        <w:t xml:space="preserve"> 1–42 (2016).</w:t>
      </w:r>
    </w:p>
    <w:p w14:paraId="54CE6681" w14:textId="77777777" w:rsidR="00F3254F" w:rsidRPr="00F3254F" w:rsidRDefault="00F3254F" w:rsidP="00F3254F">
      <w:pPr>
        <w:widowControl w:val="0"/>
        <w:autoSpaceDE w:val="0"/>
        <w:autoSpaceDN w:val="0"/>
        <w:adjustRightInd w:val="0"/>
        <w:spacing w:line="360" w:lineRule="auto"/>
        <w:ind w:left="640" w:hanging="640"/>
        <w:rPr>
          <w:rFonts w:ascii="Calibri Light" w:hAnsi="Calibri Light"/>
          <w:noProof/>
        </w:rPr>
      </w:pPr>
      <w:r w:rsidRPr="00F3254F">
        <w:rPr>
          <w:rFonts w:ascii="Calibri Light" w:hAnsi="Calibri Light" w:cs="Times New Roman"/>
          <w:noProof/>
          <w:szCs w:val="24"/>
        </w:rPr>
        <w:t>58.</w:t>
      </w:r>
      <w:r w:rsidRPr="00F3254F">
        <w:rPr>
          <w:rFonts w:ascii="Calibri Light" w:hAnsi="Calibri Light" w:cs="Times New Roman"/>
          <w:noProof/>
          <w:szCs w:val="24"/>
        </w:rPr>
        <w:tab/>
        <w:t xml:space="preserve">Bays, P. M., Catalao, R. F. G. &amp; Husain, M. The precision of visual working memory is set by allocation of a shared resource. </w:t>
      </w:r>
      <w:r w:rsidRPr="00F3254F">
        <w:rPr>
          <w:rFonts w:ascii="Calibri Light" w:hAnsi="Calibri Light" w:cs="Times New Roman"/>
          <w:i/>
          <w:iCs/>
          <w:noProof/>
          <w:szCs w:val="24"/>
        </w:rPr>
        <w:t>J. Vis.</w:t>
      </w:r>
      <w:r w:rsidRPr="00F3254F">
        <w:rPr>
          <w:rFonts w:ascii="Calibri Light" w:hAnsi="Calibri Light" w:cs="Times New Roman"/>
          <w:noProof/>
          <w:szCs w:val="24"/>
        </w:rPr>
        <w:t xml:space="preserve"> </w:t>
      </w:r>
      <w:r w:rsidRPr="00F3254F">
        <w:rPr>
          <w:rFonts w:ascii="Calibri Light" w:hAnsi="Calibri Light" w:cs="Times New Roman"/>
          <w:b/>
          <w:bCs/>
          <w:noProof/>
          <w:szCs w:val="24"/>
        </w:rPr>
        <w:t>9</w:t>
      </w:r>
      <w:r w:rsidRPr="00F3254F">
        <w:rPr>
          <w:rFonts w:ascii="Calibri Light" w:hAnsi="Calibri Light" w:cs="Times New Roman"/>
          <w:noProof/>
          <w:szCs w:val="24"/>
        </w:rPr>
        <w:t>, 7.1-11 (2009).</w:t>
      </w:r>
    </w:p>
    <w:p w14:paraId="3CC5B22B" w14:textId="77777777" w:rsidR="001D01CA" w:rsidRPr="00970564" w:rsidRDefault="001D01CA" w:rsidP="00E922A2">
      <w:pPr>
        <w:spacing w:line="360" w:lineRule="auto"/>
        <w:jc w:val="both"/>
        <w:rPr>
          <w:rFonts w:cs="Arial"/>
          <w:lang w:eastAsia="ja-JP"/>
        </w:rPr>
      </w:pPr>
      <w:r w:rsidRPr="00970564">
        <w:rPr>
          <w:rFonts w:cs="Arial"/>
          <w:lang w:eastAsia="ja-JP"/>
        </w:rPr>
        <w:fldChar w:fldCharType="end"/>
      </w:r>
    </w:p>
    <w:p w14:paraId="0750E115" w14:textId="77777777" w:rsidR="004620BF" w:rsidRPr="00970564" w:rsidRDefault="004620BF" w:rsidP="00E922A2">
      <w:pPr>
        <w:spacing w:line="360" w:lineRule="auto"/>
        <w:jc w:val="both"/>
        <w:rPr>
          <w:rFonts w:cs="Arial"/>
          <w:lang w:eastAsia="ja-JP"/>
        </w:rPr>
      </w:pPr>
    </w:p>
    <w:p w14:paraId="44D7A4B7" w14:textId="2A1829B4" w:rsidR="0068754F" w:rsidRDefault="0068754F" w:rsidP="00E922A2">
      <w:pPr>
        <w:spacing w:line="360" w:lineRule="auto"/>
        <w:jc w:val="both"/>
        <w:rPr>
          <w:rFonts w:cs="Arial"/>
          <w:lang w:eastAsia="ja-JP"/>
        </w:rPr>
      </w:pPr>
    </w:p>
    <w:p w14:paraId="7C04B082" w14:textId="2387EB24" w:rsidR="00C0416E" w:rsidRDefault="00C0416E" w:rsidP="00E922A2">
      <w:pPr>
        <w:spacing w:line="360" w:lineRule="auto"/>
        <w:jc w:val="both"/>
        <w:rPr>
          <w:rFonts w:cs="Arial"/>
          <w:lang w:eastAsia="ja-JP"/>
        </w:rPr>
      </w:pPr>
    </w:p>
    <w:p w14:paraId="3054972D" w14:textId="47BC675E" w:rsidR="00C0416E" w:rsidRDefault="00C0416E" w:rsidP="00E922A2">
      <w:pPr>
        <w:spacing w:line="360" w:lineRule="auto"/>
        <w:jc w:val="both"/>
        <w:rPr>
          <w:rFonts w:cs="Arial"/>
          <w:lang w:eastAsia="ja-JP"/>
        </w:rPr>
      </w:pPr>
    </w:p>
    <w:p w14:paraId="21D64DCD" w14:textId="15DFE3B6" w:rsidR="00C0416E" w:rsidRDefault="00C0416E" w:rsidP="00E922A2">
      <w:pPr>
        <w:spacing w:line="360" w:lineRule="auto"/>
        <w:jc w:val="both"/>
        <w:rPr>
          <w:rFonts w:cs="Arial"/>
          <w:lang w:eastAsia="ja-JP"/>
        </w:rPr>
      </w:pPr>
    </w:p>
    <w:p w14:paraId="492F7CBB" w14:textId="3A3686B1" w:rsidR="00C0416E" w:rsidRDefault="00C0416E" w:rsidP="00E922A2">
      <w:pPr>
        <w:spacing w:line="360" w:lineRule="auto"/>
        <w:jc w:val="both"/>
        <w:rPr>
          <w:rFonts w:cs="Arial"/>
          <w:lang w:eastAsia="ja-JP"/>
        </w:rPr>
      </w:pPr>
    </w:p>
    <w:p w14:paraId="58D9F6D6" w14:textId="42A7D979" w:rsidR="00C0416E" w:rsidRDefault="00C0416E" w:rsidP="00E922A2">
      <w:pPr>
        <w:spacing w:line="360" w:lineRule="auto"/>
        <w:jc w:val="both"/>
        <w:rPr>
          <w:rFonts w:cs="Arial"/>
          <w:lang w:eastAsia="ja-JP"/>
        </w:rPr>
      </w:pPr>
    </w:p>
    <w:p w14:paraId="3C4ECD80" w14:textId="4090435E" w:rsidR="004379EF" w:rsidRDefault="004379EF" w:rsidP="00E922A2">
      <w:pPr>
        <w:spacing w:line="360" w:lineRule="auto"/>
        <w:jc w:val="both"/>
        <w:rPr>
          <w:rFonts w:cs="Arial"/>
          <w:lang w:eastAsia="ja-JP"/>
        </w:rPr>
      </w:pPr>
    </w:p>
    <w:p w14:paraId="79754663" w14:textId="35682C41" w:rsidR="004379EF" w:rsidRDefault="004379EF" w:rsidP="00E922A2">
      <w:pPr>
        <w:spacing w:line="360" w:lineRule="auto"/>
        <w:jc w:val="both"/>
        <w:rPr>
          <w:rFonts w:cs="Arial"/>
          <w:lang w:eastAsia="ja-JP"/>
        </w:rPr>
      </w:pPr>
    </w:p>
    <w:p w14:paraId="78769326" w14:textId="1BE7B662" w:rsidR="004379EF" w:rsidRDefault="004379EF" w:rsidP="00E922A2">
      <w:pPr>
        <w:spacing w:line="360" w:lineRule="auto"/>
        <w:jc w:val="both"/>
        <w:rPr>
          <w:rFonts w:cs="Arial"/>
          <w:lang w:eastAsia="ja-JP"/>
        </w:rPr>
      </w:pPr>
    </w:p>
    <w:p w14:paraId="234C8760" w14:textId="70B0F3C7" w:rsidR="004379EF" w:rsidRDefault="004379EF" w:rsidP="00E922A2">
      <w:pPr>
        <w:spacing w:line="360" w:lineRule="auto"/>
        <w:jc w:val="both"/>
        <w:rPr>
          <w:rFonts w:cs="Arial"/>
          <w:lang w:eastAsia="ja-JP"/>
        </w:rPr>
      </w:pPr>
    </w:p>
    <w:p w14:paraId="4F851B4B" w14:textId="7CEC40E4" w:rsidR="004379EF" w:rsidRDefault="004379EF" w:rsidP="00E922A2">
      <w:pPr>
        <w:spacing w:line="360" w:lineRule="auto"/>
        <w:jc w:val="both"/>
        <w:rPr>
          <w:rFonts w:cs="Arial"/>
          <w:lang w:eastAsia="ja-JP"/>
        </w:rPr>
      </w:pPr>
    </w:p>
    <w:p w14:paraId="0E82718D" w14:textId="77777777" w:rsidR="004379EF" w:rsidRDefault="004379EF" w:rsidP="00E922A2">
      <w:pPr>
        <w:spacing w:line="360" w:lineRule="auto"/>
        <w:jc w:val="both"/>
        <w:rPr>
          <w:rFonts w:cs="Arial"/>
          <w:lang w:eastAsia="ja-JP"/>
        </w:rPr>
      </w:pPr>
    </w:p>
    <w:p w14:paraId="216DA155" w14:textId="77777777" w:rsidR="0053049A" w:rsidRPr="00970564" w:rsidRDefault="0053049A" w:rsidP="00E922A2">
      <w:pPr>
        <w:spacing w:line="360" w:lineRule="auto"/>
        <w:jc w:val="both"/>
        <w:rPr>
          <w:rFonts w:cs="Arial"/>
          <w:lang w:eastAsia="ja-JP"/>
        </w:rPr>
      </w:pPr>
    </w:p>
    <w:p w14:paraId="613DD91D" w14:textId="77777777" w:rsidR="003E79FB" w:rsidRDefault="003E79FB" w:rsidP="00E922A2">
      <w:pPr>
        <w:spacing w:line="360" w:lineRule="auto"/>
        <w:jc w:val="both"/>
        <w:rPr>
          <w:rFonts w:cs="Arial"/>
          <w:lang w:eastAsia="ja-JP"/>
        </w:rPr>
      </w:pPr>
    </w:p>
    <w:p w14:paraId="1CBF2799" w14:textId="77777777" w:rsidR="003E79FB" w:rsidRDefault="003E79FB" w:rsidP="00E922A2">
      <w:pPr>
        <w:spacing w:line="360" w:lineRule="auto"/>
        <w:jc w:val="both"/>
        <w:rPr>
          <w:rFonts w:cs="Arial"/>
          <w:lang w:eastAsia="ja-JP"/>
        </w:rPr>
      </w:pPr>
    </w:p>
    <w:p w14:paraId="6C5EC7EF" w14:textId="77777777" w:rsidR="003E79FB" w:rsidRDefault="003E79FB" w:rsidP="00E922A2">
      <w:pPr>
        <w:spacing w:line="360" w:lineRule="auto"/>
        <w:jc w:val="both"/>
        <w:rPr>
          <w:rFonts w:cs="Arial"/>
          <w:lang w:eastAsia="ja-JP"/>
        </w:rPr>
      </w:pPr>
    </w:p>
    <w:p w14:paraId="0B29143D" w14:textId="77777777" w:rsidR="003E79FB" w:rsidRDefault="003E79FB" w:rsidP="00E922A2">
      <w:pPr>
        <w:spacing w:line="360" w:lineRule="auto"/>
        <w:jc w:val="both"/>
        <w:rPr>
          <w:rFonts w:cs="Arial"/>
          <w:lang w:eastAsia="ja-JP"/>
        </w:rPr>
      </w:pPr>
    </w:p>
    <w:p w14:paraId="41FA17BD" w14:textId="77777777" w:rsidR="003E79FB" w:rsidRDefault="003E79FB" w:rsidP="00E922A2">
      <w:pPr>
        <w:spacing w:line="360" w:lineRule="auto"/>
        <w:jc w:val="both"/>
        <w:rPr>
          <w:rFonts w:cs="Arial"/>
          <w:lang w:eastAsia="ja-JP"/>
        </w:rPr>
      </w:pPr>
    </w:p>
    <w:p w14:paraId="326D949D" w14:textId="77777777" w:rsidR="003E79FB" w:rsidRDefault="003E79FB" w:rsidP="00E922A2">
      <w:pPr>
        <w:spacing w:line="360" w:lineRule="auto"/>
        <w:jc w:val="both"/>
        <w:rPr>
          <w:rFonts w:cs="Arial"/>
          <w:lang w:eastAsia="ja-JP"/>
        </w:rPr>
      </w:pPr>
    </w:p>
    <w:p w14:paraId="30EB148B" w14:textId="77777777" w:rsidR="003E79FB" w:rsidRDefault="003E79FB" w:rsidP="00E922A2">
      <w:pPr>
        <w:spacing w:line="360" w:lineRule="auto"/>
        <w:jc w:val="both"/>
        <w:rPr>
          <w:rFonts w:cs="Arial"/>
          <w:lang w:eastAsia="ja-JP"/>
        </w:rPr>
      </w:pPr>
    </w:p>
    <w:p w14:paraId="457FD33D" w14:textId="77777777" w:rsidR="003E79FB" w:rsidRDefault="003E79FB" w:rsidP="00E922A2">
      <w:pPr>
        <w:spacing w:line="360" w:lineRule="auto"/>
        <w:jc w:val="both"/>
        <w:rPr>
          <w:rFonts w:cs="Arial"/>
          <w:lang w:eastAsia="ja-JP"/>
        </w:rPr>
      </w:pPr>
    </w:p>
    <w:p w14:paraId="53D7B495" w14:textId="77777777" w:rsidR="003E79FB" w:rsidRDefault="003E79FB" w:rsidP="00E922A2">
      <w:pPr>
        <w:spacing w:line="360" w:lineRule="auto"/>
        <w:jc w:val="both"/>
        <w:rPr>
          <w:rFonts w:cs="Arial"/>
          <w:lang w:eastAsia="ja-JP"/>
        </w:rPr>
      </w:pPr>
    </w:p>
    <w:p w14:paraId="1537A7C6" w14:textId="77777777" w:rsidR="003E79FB" w:rsidRDefault="003E79FB" w:rsidP="00E922A2">
      <w:pPr>
        <w:spacing w:line="360" w:lineRule="auto"/>
        <w:jc w:val="both"/>
        <w:rPr>
          <w:rFonts w:cs="Arial"/>
          <w:lang w:eastAsia="ja-JP"/>
        </w:rPr>
      </w:pPr>
    </w:p>
    <w:p w14:paraId="132C2323" w14:textId="77777777" w:rsidR="003E79FB" w:rsidRDefault="003E79FB" w:rsidP="00E922A2">
      <w:pPr>
        <w:spacing w:line="360" w:lineRule="auto"/>
        <w:jc w:val="both"/>
        <w:rPr>
          <w:rFonts w:cs="Arial"/>
          <w:lang w:eastAsia="ja-JP"/>
        </w:rPr>
      </w:pPr>
    </w:p>
    <w:p w14:paraId="1F4C9EC7" w14:textId="77777777" w:rsidR="003E79FB" w:rsidRDefault="003E79FB" w:rsidP="00E922A2">
      <w:pPr>
        <w:spacing w:line="360" w:lineRule="auto"/>
        <w:jc w:val="both"/>
        <w:rPr>
          <w:rFonts w:cs="Arial"/>
          <w:lang w:eastAsia="ja-JP"/>
        </w:rPr>
      </w:pPr>
    </w:p>
    <w:p w14:paraId="59740073" w14:textId="77777777" w:rsidR="003E79FB" w:rsidRDefault="003E79FB" w:rsidP="00E922A2">
      <w:pPr>
        <w:spacing w:line="360" w:lineRule="auto"/>
        <w:jc w:val="both"/>
        <w:rPr>
          <w:rFonts w:cs="Arial"/>
          <w:lang w:eastAsia="ja-JP"/>
        </w:rPr>
      </w:pPr>
    </w:p>
    <w:p w14:paraId="5242128B" w14:textId="77777777" w:rsidR="003E79FB" w:rsidRDefault="003E79FB" w:rsidP="00E922A2">
      <w:pPr>
        <w:spacing w:line="360" w:lineRule="auto"/>
        <w:jc w:val="both"/>
        <w:rPr>
          <w:rFonts w:cs="Arial"/>
          <w:lang w:eastAsia="ja-JP"/>
        </w:rPr>
      </w:pPr>
    </w:p>
    <w:p w14:paraId="4BCE455F" w14:textId="77777777" w:rsidR="0053049A" w:rsidRPr="00970564" w:rsidRDefault="0053049A" w:rsidP="00E922A2">
      <w:pPr>
        <w:spacing w:line="360" w:lineRule="auto"/>
        <w:jc w:val="both"/>
        <w:rPr>
          <w:rFonts w:cs="Arial"/>
          <w:lang w:eastAsia="ja-JP"/>
        </w:rPr>
      </w:pPr>
    </w:p>
    <w:p w14:paraId="1FD6E244" w14:textId="5F4DB1E2" w:rsidR="004620BF" w:rsidRDefault="004620BF" w:rsidP="00E922A2">
      <w:pPr>
        <w:pStyle w:val="Title"/>
        <w:rPr>
          <w:lang w:eastAsia="ja-JP"/>
        </w:rPr>
      </w:pPr>
      <w:r w:rsidRPr="00970564">
        <w:rPr>
          <w:lang w:eastAsia="ja-JP"/>
        </w:rPr>
        <w:t>Supplementary</w:t>
      </w:r>
      <w:r w:rsidR="00E922A2">
        <w:rPr>
          <w:lang w:eastAsia="ja-JP"/>
        </w:rPr>
        <w:t xml:space="preserve"> </w:t>
      </w:r>
    </w:p>
    <w:p w14:paraId="48292213" w14:textId="77777777" w:rsidR="00E922A2" w:rsidRPr="00E922A2" w:rsidRDefault="00E922A2" w:rsidP="00E922A2">
      <w:pPr>
        <w:rPr>
          <w:lang w:eastAsia="ja-JP"/>
        </w:rPr>
      </w:pPr>
    </w:p>
    <w:tbl>
      <w:tblPr>
        <w:tblW w:w="9204" w:type="dxa"/>
        <w:tblLook w:val="04A0" w:firstRow="1" w:lastRow="0" w:firstColumn="1" w:lastColumn="0" w:noHBand="0" w:noVBand="1"/>
      </w:tblPr>
      <w:tblGrid>
        <w:gridCol w:w="4334"/>
        <w:gridCol w:w="1338"/>
        <w:gridCol w:w="917"/>
        <w:gridCol w:w="906"/>
        <w:gridCol w:w="944"/>
        <w:gridCol w:w="765"/>
      </w:tblGrid>
      <w:tr w:rsidR="001262F0" w:rsidRPr="00D065DC" w14:paraId="15BC3850" w14:textId="77777777" w:rsidTr="00C0416E">
        <w:trPr>
          <w:trHeight w:val="296"/>
        </w:trPr>
        <w:tc>
          <w:tcPr>
            <w:tcW w:w="8439" w:type="dxa"/>
            <w:gridSpan w:val="5"/>
            <w:tcBorders>
              <w:top w:val="nil"/>
              <w:left w:val="nil"/>
              <w:bottom w:val="single" w:sz="8" w:space="0" w:color="auto"/>
              <w:right w:val="nil"/>
            </w:tcBorders>
            <w:shd w:val="clear" w:color="auto" w:fill="auto"/>
            <w:vAlign w:val="center"/>
            <w:hideMark/>
          </w:tcPr>
          <w:p w14:paraId="39DD0B3F" w14:textId="77777777" w:rsidR="001262F0" w:rsidRPr="00D065DC" w:rsidRDefault="001262F0" w:rsidP="00E922A2">
            <w:pPr>
              <w:spacing w:after="0" w:line="360" w:lineRule="auto"/>
              <w:jc w:val="both"/>
              <w:rPr>
                <w:rFonts w:eastAsia="Times New Roman" w:cs="Times New Roman"/>
                <w:b/>
                <w:bCs/>
                <w:color w:val="000000"/>
              </w:rPr>
            </w:pPr>
            <w:r w:rsidRPr="00970564">
              <w:rPr>
                <w:rFonts w:eastAsia="Times New Roman" w:cs="Arial"/>
                <w:b/>
                <w:bCs/>
                <w:color w:val="000000"/>
                <w:lang w:eastAsia="ja-JP"/>
              </w:rPr>
              <w:t xml:space="preserve">Supplemental Table 1. </w:t>
            </w:r>
            <w:r w:rsidRPr="00970564">
              <w:rPr>
                <w:rFonts w:eastAsia="Times New Roman" w:cs="Arial"/>
                <w:bCs/>
                <w:color w:val="000000"/>
                <w:lang w:eastAsia="ja-JP"/>
              </w:rPr>
              <w:t>Descriptive statistics for color wheel task deviance</w:t>
            </w:r>
          </w:p>
        </w:tc>
        <w:tc>
          <w:tcPr>
            <w:tcW w:w="765" w:type="dxa"/>
            <w:tcBorders>
              <w:top w:val="nil"/>
              <w:left w:val="nil"/>
              <w:bottom w:val="single" w:sz="8" w:space="0" w:color="auto"/>
              <w:right w:val="nil"/>
            </w:tcBorders>
            <w:shd w:val="clear" w:color="auto" w:fill="auto"/>
            <w:noWrap/>
            <w:vAlign w:val="bottom"/>
            <w:hideMark/>
          </w:tcPr>
          <w:p w14:paraId="70054886"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 </w:t>
            </w:r>
          </w:p>
        </w:tc>
      </w:tr>
      <w:tr w:rsidR="001262F0" w:rsidRPr="00D065DC" w14:paraId="2665BB55" w14:textId="77777777" w:rsidTr="00C0416E">
        <w:trPr>
          <w:trHeight w:val="296"/>
        </w:trPr>
        <w:tc>
          <w:tcPr>
            <w:tcW w:w="4334" w:type="dxa"/>
            <w:tcBorders>
              <w:top w:val="nil"/>
              <w:left w:val="nil"/>
              <w:bottom w:val="single" w:sz="8" w:space="0" w:color="auto"/>
              <w:right w:val="nil"/>
            </w:tcBorders>
            <w:shd w:val="clear" w:color="auto" w:fill="auto"/>
            <w:noWrap/>
            <w:vAlign w:val="bottom"/>
            <w:hideMark/>
          </w:tcPr>
          <w:p w14:paraId="70C923CF"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Condition</w:t>
            </w:r>
          </w:p>
        </w:tc>
        <w:tc>
          <w:tcPr>
            <w:tcW w:w="1338" w:type="dxa"/>
            <w:tcBorders>
              <w:top w:val="single" w:sz="8" w:space="0" w:color="auto"/>
              <w:left w:val="nil"/>
              <w:bottom w:val="single" w:sz="8" w:space="0" w:color="auto"/>
              <w:right w:val="nil"/>
            </w:tcBorders>
            <w:shd w:val="clear" w:color="auto" w:fill="auto"/>
            <w:noWrap/>
            <w:vAlign w:val="bottom"/>
            <w:hideMark/>
          </w:tcPr>
          <w:p w14:paraId="6F6FB8BA"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Set size</w:t>
            </w:r>
          </w:p>
        </w:tc>
        <w:tc>
          <w:tcPr>
            <w:tcW w:w="1823" w:type="dxa"/>
            <w:gridSpan w:val="2"/>
            <w:tcBorders>
              <w:top w:val="single" w:sz="8" w:space="0" w:color="auto"/>
              <w:left w:val="nil"/>
              <w:bottom w:val="single" w:sz="8" w:space="0" w:color="auto"/>
              <w:right w:val="nil"/>
            </w:tcBorders>
            <w:shd w:val="clear" w:color="auto" w:fill="auto"/>
            <w:noWrap/>
            <w:vAlign w:val="bottom"/>
            <w:hideMark/>
          </w:tcPr>
          <w:p w14:paraId="2C0EB394" w14:textId="00542E90" w:rsidR="001262F0"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1708" w:type="dxa"/>
            <w:gridSpan w:val="2"/>
            <w:tcBorders>
              <w:top w:val="single" w:sz="8" w:space="0" w:color="auto"/>
              <w:left w:val="nil"/>
              <w:bottom w:val="single" w:sz="8" w:space="0" w:color="auto"/>
              <w:right w:val="nil"/>
            </w:tcBorders>
            <w:shd w:val="clear" w:color="auto" w:fill="auto"/>
            <w:noWrap/>
            <w:vAlign w:val="bottom"/>
            <w:hideMark/>
          </w:tcPr>
          <w:p w14:paraId="4B0BFFEB" w14:textId="14974B3F" w:rsidR="001262F0" w:rsidRPr="00D065DC" w:rsidRDefault="001E688A"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r>
      <w:tr w:rsidR="001262F0" w:rsidRPr="00D065DC" w14:paraId="3385368A" w14:textId="77777777" w:rsidTr="00C0416E">
        <w:trPr>
          <w:trHeight w:val="282"/>
        </w:trPr>
        <w:tc>
          <w:tcPr>
            <w:tcW w:w="4334" w:type="dxa"/>
            <w:tcBorders>
              <w:top w:val="nil"/>
              <w:left w:val="nil"/>
              <w:bottom w:val="nil"/>
              <w:right w:val="nil"/>
            </w:tcBorders>
            <w:shd w:val="clear" w:color="auto" w:fill="auto"/>
            <w:noWrap/>
            <w:vAlign w:val="bottom"/>
            <w:hideMark/>
          </w:tcPr>
          <w:p w14:paraId="27D06101"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338" w:type="dxa"/>
            <w:tcBorders>
              <w:top w:val="single" w:sz="8" w:space="0" w:color="auto"/>
              <w:left w:val="nil"/>
              <w:bottom w:val="nil"/>
              <w:right w:val="nil"/>
            </w:tcBorders>
            <w:shd w:val="clear" w:color="auto" w:fill="auto"/>
            <w:noWrap/>
            <w:vAlign w:val="bottom"/>
            <w:hideMark/>
          </w:tcPr>
          <w:p w14:paraId="002634E4"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 </w:t>
            </w:r>
          </w:p>
        </w:tc>
        <w:tc>
          <w:tcPr>
            <w:tcW w:w="917" w:type="dxa"/>
            <w:tcBorders>
              <w:top w:val="nil"/>
              <w:left w:val="nil"/>
              <w:bottom w:val="nil"/>
              <w:right w:val="nil"/>
            </w:tcBorders>
            <w:shd w:val="clear" w:color="auto" w:fill="auto"/>
            <w:noWrap/>
            <w:vAlign w:val="bottom"/>
            <w:hideMark/>
          </w:tcPr>
          <w:p w14:paraId="54C7B3EB"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Mean</w:t>
            </w:r>
          </w:p>
        </w:tc>
        <w:tc>
          <w:tcPr>
            <w:tcW w:w="905" w:type="dxa"/>
            <w:tcBorders>
              <w:top w:val="nil"/>
              <w:left w:val="nil"/>
              <w:bottom w:val="nil"/>
              <w:right w:val="nil"/>
            </w:tcBorders>
            <w:shd w:val="clear" w:color="auto" w:fill="auto"/>
            <w:noWrap/>
            <w:vAlign w:val="bottom"/>
            <w:hideMark/>
          </w:tcPr>
          <w:p w14:paraId="0C4E14D8"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SD</w:t>
            </w:r>
          </w:p>
        </w:tc>
        <w:tc>
          <w:tcPr>
            <w:tcW w:w="943" w:type="dxa"/>
            <w:tcBorders>
              <w:top w:val="nil"/>
              <w:left w:val="nil"/>
              <w:bottom w:val="nil"/>
              <w:right w:val="nil"/>
            </w:tcBorders>
            <w:shd w:val="clear" w:color="auto" w:fill="auto"/>
            <w:noWrap/>
            <w:vAlign w:val="bottom"/>
            <w:hideMark/>
          </w:tcPr>
          <w:p w14:paraId="2A82557F"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Mean</w:t>
            </w:r>
          </w:p>
        </w:tc>
        <w:tc>
          <w:tcPr>
            <w:tcW w:w="765" w:type="dxa"/>
            <w:tcBorders>
              <w:top w:val="nil"/>
              <w:left w:val="nil"/>
              <w:bottom w:val="nil"/>
              <w:right w:val="nil"/>
            </w:tcBorders>
            <w:shd w:val="clear" w:color="auto" w:fill="auto"/>
            <w:noWrap/>
            <w:vAlign w:val="bottom"/>
            <w:hideMark/>
          </w:tcPr>
          <w:p w14:paraId="6516B75C" w14:textId="77777777" w:rsidR="001262F0" w:rsidRPr="00D065DC" w:rsidRDefault="001262F0" w:rsidP="00E922A2">
            <w:pPr>
              <w:spacing w:after="0" w:line="360" w:lineRule="auto"/>
              <w:rPr>
                <w:rFonts w:eastAsia="Times New Roman" w:cs="Times New Roman"/>
                <w:b/>
                <w:bCs/>
                <w:color w:val="000000"/>
              </w:rPr>
            </w:pPr>
            <w:r w:rsidRPr="00D065DC">
              <w:rPr>
                <w:rFonts w:eastAsia="Times New Roman" w:cs="Times New Roman"/>
                <w:b/>
                <w:bCs/>
                <w:color w:val="000000"/>
              </w:rPr>
              <w:t>SD</w:t>
            </w:r>
          </w:p>
        </w:tc>
      </w:tr>
      <w:tr w:rsidR="001262F0" w:rsidRPr="00D065DC" w14:paraId="048930FE" w14:textId="77777777" w:rsidTr="00C0416E">
        <w:trPr>
          <w:trHeight w:val="282"/>
        </w:trPr>
        <w:tc>
          <w:tcPr>
            <w:tcW w:w="4334" w:type="dxa"/>
            <w:tcBorders>
              <w:top w:val="nil"/>
              <w:left w:val="nil"/>
              <w:bottom w:val="nil"/>
              <w:right w:val="nil"/>
            </w:tcBorders>
            <w:shd w:val="clear" w:color="auto" w:fill="auto"/>
            <w:noWrap/>
            <w:vAlign w:val="bottom"/>
            <w:hideMark/>
          </w:tcPr>
          <w:p w14:paraId="188A181D"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Ignore</w:t>
            </w:r>
          </w:p>
        </w:tc>
        <w:tc>
          <w:tcPr>
            <w:tcW w:w="1338" w:type="dxa"/>
            <w:tcBorders>
              <w:top w:val="nil"/>
              <w:left w:val="nil"/>
              <w:bottom w:val="nil"/>
              <w:right w:val="nil"/>
            </w:tcBorders>
            <w:shd w:val="clear" w:color="auto" w:fill="auto"/>
            <w:noWrap/>
            <w:vAlign w:val="bottom"/>
            <w:hideMark/>
          </w:tcPr>
          <w:p w14:paraId="04CBCB0F"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1</w:t>
            </w:r>
          </w:p>
        </w:tc>
        <w:tc>
          <w:tcPr>
            <w:tcW w:w="917" w:type="dxa"/>
            <w:tcBorders>
              <w:top w:val="nil"/>
              <w:left w:val="nil"/>
              <w:bottom w:val="nil"/>
              <w:right w:val="nil"/>
            </w:tcBorders>
            <w:shd w:val="clear" w:color="auto" w:fill="auto"/>
            <w:noWrap/>
            <w:vAlign w:val="bottom"/>
            <w:hideMark/>
          </w:tcPr>
          <w:p w14:paraId="1939AC9C" w14:textId="790237FD"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8.69</w:t>
            </w:r>
          </w:p>
        </w:tc>
        <w:tc>
          <w:tcPr>
            <w:tcW w:w="905" w:type="dxa"/>
            <w:tcBorders>
              <w:top w:val="nil"/>
              <w:left w:val="nil"/>
              <w:bottom w:val="nil"/>
              <w:right w:val="nil"/>
            </w:tcBorders>
            <w:shd w:val="clear" w:color="auto" w:fill="auto"/>
            <w:noWrap/>
            <w:vAlign w:val="bottom"/>
            <w:hideMark/>
          </w:tcPr>
          <w:p w14:paraId="549F8BF3" w14:textId="0400EC69"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2.71</w:t>
            </w:r>
          </w:p>
        </w:tc>
        <w:tc>
          <w:tcPr>
            <w:tcW w:w="943" w:type="dxa"/>
            <w:tcBorders>
              <w:top w:val="nil"/>
              <w:left w:val="nil"/>
              <w:bottom w:val="nil"/>
              <w:right w:val="nil"/>
            </w:tcBorders>
            <w:shd w:val="clear" w:color="auto" w:fill="auto"/>
            <w:vAlign w:val="center"/>
            <w:hideMark/>
          </w:tcPr>
          <w:p w14:paraId="07C8DAB9"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7.96</w:t>
            </w:r>
          </w:p>
        </w:tc>
        <w:tc>
          <w:tcPr>
            <w:tcW w:w="765" w:type="dxa"/>
            <w:tcBorders>
              <w:top w:val="nil"/>
              <w:left w:val="nil"/>
              <w:bottom w:val="nil"/>
              <w:right w:val="nil"/>
            </w:tcBorders>
            <w:shd w:val="clear" w:color="auto" w:fill="auto"/>
            <w:vAlign w:val="center"/>
            <w:hideMark/>
          </w:tcPr>
          <w:p w14:paraId="3F7B9ED5"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3.51</w:t>
            </w:r>
          </w:p>
        </w:tc>
      </w:tr>
      <w:tr w:rsidR="001262F0" w:rsidRPr="00D065DC" w14:paraId="353E0414" w14:textId="77777777" w:rsidTr="00C0416E">
        <w:trPr>
          <w:trHeight w:val="282"/>
        </w:trPr>
        <w:tc>
          <w:tcPr>
            <w:tcW w:w="4334" w:type="dxa"/>
            <w:tcBorders>
              <w:top w:val="nil"/>
              <w:left w:val="nil"/>
              <w:bottom w:val="nil"/>
              <w:right w:val="nil"/>
            </w:tcBorders>
            <w:shd w:val="clear" w:color="auto" w:fill="auto"/>
            <w:noWrap/>
            <w:vAlign w:val="bottom"/>
            <w:hideMark/>
          </w:tcPr>
          <w:p w14:paraId="1E292B0F"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2C65AD6D"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2</w:t>
            </w:r>
          </w:p>
        </w:tc>
        <w:tc>
          <w:tcPr>
            <w:tcW w:w="917" w:type="dxa"/>
            <w:tcBorders>
              <w:top w:val="nil"/>
              <w:left w:val="nil"/>
              <w:bottom w:val="nil"/>
              <w:right w:val="nil"/>
            </w:tcBorders>
            <w:shd w:val="clear" w:color="auto" w:fill="auto"/>
            <w:noWrap/>
            <w:vAlign w:val="bottom"/>
            <w:hideMark/>
          </w:tcPr>
          <w:p w14:paraId="53BAF34E" w14:textId="173E19B4"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10.55</w:t>
            </w:r>
          </w:p>
        </w:tc>
        <w:tc>
          <w:tcPr>
            <w:tcW w:w="905" w:type="dxa"/>
            <w:tcBorders>
              <w:top w:val="nil"/>
              <w:left w:val="nil"/>
              <w:bottom w:val="nil"/>
              <w:right w:val="nil"/>
            </w:tcBorders>
            <w:shd w:val="clear" w:color="auto" w:fill="auto"/>
            <w:noWrap/>
            <w:vAlign w:val="bottom"/>
            <w:hideMark/>
          </w:tcPr>
          <w:p w14:paraId="4614E6D4" w14:textId="3C399662"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4.67</w:t>
            </w:r>
          </w:p>
        </w:tc>
        <w:tc>
          <w:tcPr>
            <w:tcW w:w="943" w:type="dxa"/>
            <w:tcBorders>
              <w:top w:val="nil"/>
              <w:left w:val="nil"/>
              <w:bottom w:val="nil"/>
              <w:right w:val="nil"/>
            </w:tcBorders>
            <w:shd w:val="clear" w:color="auto" w:fill="auto"/>
            <w:vAlign w:val="center"/>
            <w:hideMark/>
          </w:tcPr>
          <w:p w14:paraId="2AE837A5"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9.19</w:t>
            </w:r>
          </w:p>
        </w:tc>
        <w:tc>
          <w:tcPr>
            <w:tcW w:w="765" w:type="dxa"/>
            <w:tcBorders>
              <w:top w:val="nil"/>
              <w:left w:val="nil"/>
              <w:bottom w:val="nil"/>
              <w:right w:val="nil"/>
            </w:tcBorders>
            <w:shd w:val="clear" w:color="auto" w:fill="auto"/>
            <w:vAlign w:val="center"/>
            <w:hideMark/>
          </w:tcPr>
          <w:p w14:paraId="29AB8C9C"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3.49</w:t>
            </w:r>
          </w:p>
        </w:tc>
      </w:tr>
      <w:tr w:rsidR="001262F0" w:rsidRPr="00D065DC" w14:paraId="7C6A4811" w14:textId="77777777" w:rsidTr="00C0416E">
        <w:trPr>
          <w:trHeight w:val="282"/>
        </w:trPr>
        <w:tc>
          <w:tcPr>
            <w:tcW w:w="4334" w:type="dxa"/>
            <w:tcBorders>
              <w:top w:val="nil"/>
              <w:left w:val="nil"/>
              <w:bottom w:val="nil"/>
              <w:right w:val="nil"/>
            </w:tcBorders>
            <w:shd w:val="clear" w:color="auto" w:fill="auto"/>
            <w:noWrap/>
            <w:vAlign w:val="bottom"/>
            <w:hideMark/>
          </w:tcPr>
          <w:p w14:paraId="272F5114"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5D462FA0"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3</w:t>
            </w:r>
          </w:p>
        </w:tc>
        <w:tc>
          <w:tcPr>
            <w:tcW w:w="917" w:type="dxa"/>
            <w:tcBorders>
              <w:top w:val="nil"/>
              <w:left w:val="nil"/>
              <w:bottom w:val="nil"/>
              <w:right w:val="nil"/>
            </w:tcBorders>
            <w:shd w:val="clear" w:color="auto" w:fill="auto"/>
            <w:noWrap/>
            <w:vAlign w:val="bottom"/>
            <w:hideMark/>
          </w:tcPr>
          <w:p w14:paraId="689DF247" w14:textId="6D42448B"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13.42</w:t>
            </w:r>
          </w:p>
        </w:tc>
        <w:tc>
          <w:tcPr>
            <w:tcW w:w="905" w:type="dxa"/>
            <w:tcBorders>
              <w:top w:val="nil"/>
              <w:left w:val="nil"/>
              <w:bottom w:val="nil"/>
              <w:right w:val="nil"/>
            </w:tcBorders>
            <w:shd w:val="clear" w:color="auto" w:fill="auto"/>
            <w:noWrap/>
            <w:vAlign w:val="bottom"/>
            <w:hideMark/>
          </w:tcPr>
          <w:p w14:paraId="0E646FE1" w14:textId="43D3F919"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10.39</w:t>
            </w:r>
          </w:p>
        </w:tc>
        <w:tc>
          <w:tcPr>
            <w:tcW w:w="943" w:type="dxa"/>
            <w:tcBorders>
              <w:top w:val="nil"/>
              <w:left w:val="nil"/>
              <w:bottom w:val="nil"/>
              <w:right w:val="nil"/>
            </w:tcBorders>
            <w:shd w:val="clear" w:color="auto" w:fill="auto"/>
            <w:vAlign w:val="center"/>
            <w:hideMark/>
          </w:tcPr>
          <w:p w14:paraId="3E24B54C"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11.96</w:t>
            </w:r>
          </w:p>
        </w:tc>
        <w:tc>
          <w:tcPr>
            <w:tcW w:w="765" w:type="dxa"/>
            <w:tcBorders>
              <w:top w:val="nil"/>
              <w:left w:val="nil"/>
              <w:bottom w:val="nil"/>
              <w:right w:val="nil"/>
            </w:tcBorders>
            <w:shd w:val="clear" w:color="auto" w:fill="auto"/>
            <w:vAlign w:val="center"/>
            <w:hideMark/>
          </w:tcPr>
          <w:p w14:paraId="214C050B"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7.78</w:t>
            </w:r>
          </w:p>
        </w:tc>
      </w:tr>
      <w:tr w:rsidR="001262F0" w:rsidRPr="00D065DC" w14:paraId="77205D9F" w14:textId="77777777" w:rsidTr="00C0416E">
        <w:trPr>
          <w:trHeight w:val="282"/>
        </w:trPr>
        <w:tc>
          <w:tcPr>
            <w:tcW w:w="4334" w:type="dxa"/>
            <w:tcBorders>
              <w:top w:val="nil"/>
              <w:left w:val="nil"/>
              <w:bottom w:val="nil"/>
              <w:right w:val="nil"/>
            </w:tcBorders>
            <w:shd w:val="clear" w:color="auto" w:fill="auto"/>
            <w:noWrap/>
            <w:vAlign w:val="bottom"/>
            <w:hideMark/>
          </w:tcPr>
          <w:p w14:paraId="145BA28C"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1A779DC4"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4</w:t>
            </w:r>
          </w:p>
        </w:tc>
        <w:tc>
          <w:tcPr>
            <w:tcW w:w="917" w:type="dxa"/>
            <w:tcBorders>
              <w:top w:val="nil"/>
              <w:left w:val="nil"/>
              <w:bottom w:val="nil"/>
              <w:right w:val="nil"/>
            </w:tcBorders>
            <w:shd w:val="clear" w:color="auto" w:fill="auto"/>
            <w:noWrap/>
            <w:vAlign w:val="bottom"/>
            <w:hideMark/>
          </w:tcPr>
          <w:p w14:paraId="79EC37EC" w14:textId="5A0535A1"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15.6</w:t>
            </w:r>
            <w:r w:rsidRPr="00D065DC">
              <w:rPr>
                <w:rFonts w:eastAsia="Times New Roman" w:cs="Times New Roman"/>
                <w:color w:val="000000"/>
              </w:rPr>
              <w:t>0</w:t>
            </w:r>
          </w:p>
        </w:tc>
        <w:tc>
          <w:tcPr>
            <w:tcW w:w="905" w:type="dxa"/>
            <w:tcBorders>
              <w:top w:val="nil"/>
              <w:left w:val="nil"/>
              <w:bottom w:val="nil"/>
              <w:right w:val="nil"/>
            </w:tcBorders>
            <w:shd w:val="clear" w:color="auto" w:fill="auto"/>
            <w:noWrap/>
            <w:vAlign w:val="bottom"/>
            <w:hideMark/>
          </w:tcPr>
          <w:p w14:paraId="762A6320" w14:textId="2BE56658"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13.47</w:t>
            </w:r>
          </w:p>
        </w:tc>
        <w:tc>
          <w:tcPr>
            <w:tcW w:w="943" w:type="dxa"/>
            <w:tcBorders>
              <w:top w:val="nil"/>
              <w:left w:val="nil"/>
              <w:bottom w:val="nil"/>
              <w:right w:val="nil"/>
            </w:tcBorders>
            <w:shd w:val="clear" w:color="auto" w:fill="auto"/>
            <w:vAlign w:val="center"/>
            <w:hideMark/>
          </w:tcPr>
          <w:p w14:paraId="5329AF58"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13.95</w:t>
            </w:r>
          </w:p>
        </w:tc>
        <w:tc>
          <w:tcPr>
            <w:tcW w:w="765" w:type="dxa"/>
            <w:tcBorders>
              <w:top w:val="nil"/>
              <w:left w:val="nil"/>
              <w:bottom w:val="nil"/>
              <w:right w:val="nil"/>
            </w:tcBorders>
            <w:shd w:val="clear" w:color="auto" w:fill="auto"/>
            <w:vAlign w:val="center"/>
            <w:hideMark/>
          </w:tcPr>
          <w:p w14:paraId="0138B264"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9.49</w:t>
            </w:r>
          </w:p>
        </w:tc>
      </w:tr>
      <w:tr w:rsidR="001262F0" w:rsidRPr="00D065DC" w14:paraId="4A5812E1" w14:textId="77777777" w:rsidTr="00C0416E">
        <w:trPr>
          <w:trHeight w:val="282"/>
        </w:trPr>
        <w:tc>
          <w:tcPr>
            <w:tcW w:w="4334" w:type="dxa"/>
            <w:tcBorders>
              <w:top w:val="nil"/>
              <w:left w:val="nil"/>
              <w:bottom w:val="nil"/>
              <w:right w:val="nil"/>
            </w:tcBorders>
            <w:shd w:val="clear" w:color="auto" w:fill="auto"/>
            <w:noWrap/>
            <w:vAlign w:val="bottom"/>
            <w:hideMark/>
          </w:tcPr>
          <w:p w14:paraId="2FB49EEA"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Update</w:t>
            </w:r>
          </w:p>
        </w:tc>
        <w:tc>
          <w:tcPr>
            <w:tcW w:w="1338" w:type="dxa"/>
            <w:tcBorders>
              <w:top w:val="nil"/>
              <w:left w:val="nil"/>
              <w:bottom w:val="nil"/>
              <w:right w:val="nil"/>
            </w:tcBorders>
            <w:shd w:val="clear" w:color="auto" w:fill="auto"/>
            <w:noWrap/>
            <w:vAlign w:val="bottom"/>
            <w:hideMark/>
          </w:tcPr>
          <w:p w14:paraId="3F4149A7"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1</w:t>
            </w:r>
          </w:p>
        </w:tc>
        <w:tc>
          <w:tcPr>
            <w:tcW w:w="917" w:type="dxa"/>
            <w:tcBorders>
              <w:top w:val="nil"/>
              <w:left w:val="nil"/>
              <w:bottom w:val="nil"/>
              <w:right w:val="nil"/>
            </w:tcBorders>
            <w:shd w:val="clear" w:color="auto" w:fill="auto"/>
            <w:noWrap/>
            <w:vAlign w:val="bottom"/>
            <w:hideMark/>
          </w:tcPr>
          <w:p w14:paraId="46B372EB" w14:textId="717EC258"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8.01</w:t>
            </w:r>
          </w:p>
        </w:tc>
        <w:tc>
          <w:tcPr>
            <w:tcW w:w="905" w:type="dxa"/>
            <w:tcBorders>
              <w:top w:val="nil"/>
              <w:left w:val="nil"/>
              <w:bottom w:val="nil"/>
              <w:right w:val="nil"/>
            </w:tcBorders>
            <w:shd w:val="clear" w:color="auto" w:fill="auto"/>
            <w:noWrap/>
            <w:vAlign w:val="bottom"/>
            <w:hideMark/>
          </w:tcPr>
          <w:p w14:paraId="6D4C86BF" w14:textId="2BFF545E" w:rsidR="001262F0" w:rsidRPr="00D065DC" w:rsidRDefault="00512E17" w:rsidP="00E922A2">
            <w:pPr>
              <w:spacing w:after="0" w:line="360" w:lineRule="auto"/>
              <w:jc w:val="right"/>
              <w:rPr>
                <w:rFonts w:eastAsia="Times New Roman" w:cs="Times New Roman"/>
                <w:color w:val="000000"/>
              </w:rPr>
            </w:pPr>
            <w:r>
              <w:rPr>
                <w:rFonts w:eastAsia="Times New Roman" w:cs="Times New Roman"/>
                <w:color w:val="000000"/>
              </w:rPr>
              <w:t>3.24</w:t>
            </w:r>
          </w:p>
        </w:tc>
        <w:tc>
          <w:tcPr>
            <w:tcW w:w="943" w:type="dxa"/>
            <w:tcBorders>
              <w:top w:val="nil"/>
              <w:left w:val="nil"/>
              <w:bottom w:val="nil"/>
              <w:right w:val="nil"/>
            </w:tcBorders>
            <w:shd w:val="clear" w:color="auto" w:fill="auto"/>
            <w:vAlign w:val="center"/>
            <w:hideMark/>
          </w:tcPr>
          <w:p w14:paraId="2BDA4460"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7.41</w:t>
            </w:r>
          </w:p>
        </w:tc>
        <w:tc>
          <w:tcPr>
            <w:tcW w:w="765" w:type="dxa"/>
            <w:tcBorders>
              <w:top w:val="nil"/>
              <w:left w:val="nil"/>
              <w:bottom w:val="nil"/>
              <w:right w:val="nil"/>
            </w:tcBorders>
            <w:shd w:val="clear" w:color="auto" w:fill="auto"/>
            <w:vAlign w:val="center"/>
            <w:hideMark/>
          </w:tcPr>
          <w:p w14:paraId="6F7DDB6F"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2.84</w:t>
            </w:r>
          </w:p>
        </w:tc>
      </w:tr>
      <w:tr w:rsidR="001262F0" w:rsidRPr="00D065DC" w14:paraId="1713213E" w14:textId="77777777" w:rsidTr="00C0416E">
        <w:trPr>
          <w:trHeight w:val="282"/>
        </w:trPr>
        <w:tc>
          <w:tcPr>
            <w:tcW w:w="4334" w:type="dxa"/>
            <w:tcBorders>
              <w:top w:val="nil"/>
              <w:left w:val="nil"/>
              <w:bottom w:val="nil"/>
              <w:right w:val="nil"/>
            </w:tcBorders>
            <w:shd w:val="clear" w:color="auto" w:fill="auto"/>
            <w:noWrap/>
            <w:vAlign w:val="bottom"/>
            <w:hideMark/>
          </w:tcPr>
          <w:p w14:paraId="2FD92EC3"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39E3AD55"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2</w:t>
            </w:r>
          </w:p>
        </w:tc>
        <w:tc>
          <w:tcPr>
            <w:tcW w:w="917" w:type="dxa"/>
            <w:tcBorders>
              <w:top w:val="nil"/>
              <w:left w:val="nil"/>
              <w:bottom w:val="nil"/>
              <w:right w:val="nil"/>
            </w:tcBorders>
            <w:shd w:val="clear" w:color="auto" w:fill="auto"/>
            <w:noWrap/>
            <w:vAlign w:val="bottom"/>
            <w:hideMark/>
          </w:tcPr>
          <w:p w14:paraId="6E7D5C16" w14:textId="62B0980D"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7.65</w:t>
            </w:r>
          </w:p>
        </w:tc>
        <w:tc>
          <w:tcPr>
            <w:tcW w:w="905" w:type="dxa"/>
            <w:tcBorders>
              <w:top w:val="nil"/>
              <w:left w:val="nil"/>
              <w:bottom w:val="nil"/>
              <w:right w:val="nil"/>
            </w:tcBorders>
            <w:shd w:val="clear" w:color="auto" w:fill="auto"/>
            <w:noWrap/>
            <w:vAlign w:val="bottom"/>
            <w:hideMark/>
          </w:tcPr>
          <w:p w14:paraId="5A429966" w14:textId="6830DEE9" w:rsidR="001262F0" w:rsidRPr="00D065DC" w:rsidRDefault="00512E17" w:rsidP="00E922A2">
            <w:pPr>
              <w:spacing w:after="0" w:line="360" w:lineRule="auto"/>
              <w:jc w:val="right"/>
              <w:rPr>
                <w:rFonts w:eastAsia="Times New Roman" w:cs="Times New Roman"/>
                <w:color w:val="000000"/>
              </w:rPr>
            </w:pPr>
            <w:r>
              <w:rPr>
                <w:rFonts w:eastAsia="Times New Roman" w:cs="Times New Roman"/>
                <w:color w:val="000000"/>
              </w:rPr>
              <w:t>2.70</w:t>
            </w:r>
          </w:p>
        </w:tc>
        <w:tc>
          <w:tcPr>
            <w:tcW w:w="943" w:type="dxa"/>
            <w:tcBorders>
              <w:top w:val="nil"/>
              <w:left w:val="nil"/>
              <w:bottom w:val="nil"/>
              <w:right w:val="nil"/>
            </w:tcBorders>
            <w:shd w:val="clear" w:color="auto" w:fill="auto"/>
            <w:vAlign w:val="center"/>
            <w:hideMark/>
          </w:tcPr>
          <w:p w14:paraId="4803BCFD"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8.09</w:t>
            </w:r>
          </w:p>
        </w:tc>
        <w:tc>
          <w:tcPr>
            <w:tcW w:w="765" w:type="dxa"/>
            <w:tcBorders>
              <w:top w:val="nil"/>
              <w:left w:val="nil"/>
              <w:bottom w:val="nil"/>
              <w:right w:val="nil"/>
            </w:tcBorders>
            <w:shd w:val="clear" w:color="auto" w:fill="auto"/>
            <w:vAlign w:val="center"/>
            <w:hideMark/>
          </w:tcPr>
          <w:p w14:paraId="52761511"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3.76</w:t>
            </w:r>
          </w:p>
        </w:tc>
      </w:tr>
      <w:tr w:rsidR="001262F0" w:rsidRPr="00D065DC" w14:paraId="631867E5" w14:textId="77777777" w:rsidTr="00C0416E">
        <w:trPr>
          <w:trHeight w:val="282"/>
        </w:trPr>
        <w:tc>
          <w:tcPr>
            <w:tcW w:w="4334" w:type="dxa"/>
            <w:tcBorders>
              <w:top w:val="nil"/>
              <w:left w:val="nil"/>
              <w:bottom w:val="nil"/>
              <w:right w:val="nil"/>
            </w:tcBorders>
            <w:shd w:val="clear" w:color="auto" w:fill="auto"/>
            <w:noWrap/>
            <w:vAlign w:val="bottom"/>
            <w:hideMark/>
          </w:tcPr>
          <w:p w14:paraId="53EF08DC" w14:textId="77777777" w:rsidR="001262F0" w:rsidRPr="00D065DC" w:rsidRDefault="001262F0" w:rsidP="00E922A2">
            <w:pPr>
              <w:spacing w:after="0" w:line="360" w:lineRule="auto"/>
              <w:jc w:val="right"/>
              <w:rPr>
                <w:rFonts w:eastAsia="Times New Roman" w:cs="Times New Roman"/>
                <w:color w:val="000000"/>
              </w:rPr>
            </w:pPr>
          </w:p>
        </w:tc>
        <w:tc>
          <w:tcPr>
            <w:tcW w:w="1338" w:type="dxa"/>
            <w:tcBorders>
              <w:top w:val="nil"/>
              <w:left w:val="nil"/>
              <w:bottom w:val="nil"/>
              <w:right w:val="nil"/>
            </w:tcBorders>
            <w:shd w:val="clear" w:color="auto" w:fill="auto"/>
            <w:noWrap/>
            <w:vAlign w:val="bottom"/>
            <w:hideMark/>
          </w:tcPr>
          <w:p w14:paraId="1433C8C0"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3</w:t>
            </w:r>
          </w:p>
        </w:tc>
        <w:tc>
          <w:tcPr>
            <w:tcW w:w="917" w:type="dxa"/>
            <w:tcBorders>
              <w:top w:val="nil"/>
              <w:left w:val="nil"/>
              <w:bottom w:val="nil"/>
              <w:right w:val="nil"/>
            </w:tcBorders>
            <w:shd w:val="clear" w:color="auto" w:fill="auto"/>
            <w:noWrap/>
            <w:vAlign w:val="bottom"/>
            <w:hideMark/>
          </w:tcPr>
          <w:p w14:paraId="21A925A6" w14:textId="48C32B3E"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8.47</w:t>
            </w:r>
          </w:p>
        </w:tc>
        <w:tc>
          <w:tcPr>
            <w:tcW w:w="905" w:type="dxa"/>
            <w:tcBorders>
              <w:top w:val="nil"/>
              <w:left w:val="nil"/>
              <w:bottom w:val="nil"/>
              <w:right w:val="nil"/>
            </w:tcBorders>
            <w:shd w:val="clear" w:color="auto" w:fill="auto"/>
            <w:noWrap/>
            <w:vAlign w:val="bottom"/>
            <w:hideMark/>
          </w:tcPr>
          <w:p w14:paraId="7116181C" w14:textId="20986EC8" w:rsidR="001262F0" w:rsidRPr="00D065DC" w:rsidRDefault="00512E17" w:rsidP="00E922A2">
            <w:pPr>
              <w:spacing w:after="0" w:line="360" w:lineRule="auto"/>
              <w:jc w:val="right"/>
              <w:rPr>
                <w:rFonts w:eastAsia="Times New Roman" w:cs="Times New Roman"/>
                <w:color w:val="000000"/>
              </w:rPr>
            </w:pPr>
            <w:r>
              <w:rPr>
                <w:rFonts w:eastAsia="Times New Roman" w:cs="Times New Roman"/>
                <w:color w:val="000000"/>
              </w:rPr>
              <w:t>2.60</w:t>
            </w:r>
          </w:p>
        </w:tc>
        <w:tc>
          <w:tcPr>
            <w:tcW w:w="943" w:type="dxa"/>
            <w:tcBorders>
              <w:top w:val="nil"/>
              <w:left w:val="nil"/>
              <w:bottom w:val="nil"/>
              <w:right w:val="nil"/>
            </w:tcBorders>
            <w:shd w:val="clear" w:color="auto" w:fill="auto"/>
            <w:vAlign w:val="center"/>
            <w:hideMark/>
          </w:tcPr>
          <w:p w14:paraId="77A7DCF5"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8.24</w:t>
            </w:r>
          </w:p>
        </w:tc>
        <w:tc>
          <w:tcPr>
            <w:tcW w:w="765" w:type="dxa"/>
            <w:tcBorders>
              <w:top w:val="nil"/>
              <w:left w:val="nil"/>
              <w:bottom w:val="nil"/>
              <w:right w:val="nil"/>
            </w:tcBorders>
            <w:shd w:val="clear" w:color="auto" w:fill="auto"/>
            <w:vAlign w:val="center"/>
            <w:hideMark/>
          </w:tcPr>
          <w:p w14:paraId="7DD4ADB1"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3.51</w:t>
            </w:r>
          </w:p>
        </w:tc>
      </w:tr>
      <w:tr w:rsidR="001262F0" w:rsidRPr="00D065DC" w14:paraId="3BD93988" w14:textId="77777777" w:rsidTr="00C0416E">
        <w:trPr>
          <w:trHeight w:val="296"/>
        </w:trPr>
        <w:tc>
          <w:tcPr>
            <w:tcW w:w="4334" w:type="dxa"/>
            <w:tcBorders>
              <w:top w:val="nil"/>
              <w:left w:val="nil"/>
              <w:bottom w:val="single" w:sz="8" w:space="0" w:color="auto"/>
              <w:right w:val="nil"/>
            </w:tcBorders>
            <w:shd w:val="clear" w:color="auto" w:fill="auto"/>
            <w:noWrap/>
            <w:vAlign w:val="bottom"/>
            <w:hideMark/>
          </w:tcPr>
          <w:p w14:paraId="3A569B20"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338" w:type="dxa"/>
            <w:tcBorders>
              <w:top w:val="nil"/>
              <w:left w:val="nil"/>
              <w:bottom w:val="single" w:sz="8" w:space="0" w:color="auto"/>
              <w:right w:val="nil"/>
            </w:tcBorders>
            <w:shd w:val="clear" w:color="auto" w:fill="auto"/>
            <w:noWrap/>
            <w:vAlign w:val="bottom"/>
            <w:hideMark/>
          </w:tcPr>
          <w:p w14:paraId="2789F9C9" w14:textId="77777777" w:rsidR="001262F0" w:rsidRPr="00D065DC" w:rsidRDefault="001262F0" w:rsidP="00E922A2">
            <w:pPr>
              <w:spacing w:after="0" w:line="360" w:lineRule="auto"/>
              <w:rPr>
                <w:rFonts w:eastAsia="Times New Roman" w:cs="Times New Roman"/>
                <w:color w:val="000000"/>
              </w:rPr>
            </w:pPr>
            <w:r w:rsidRPr="00D065DC">
              <w:rPr>
                <w:rFonts w:eastAsia="Times New Roman" w:cs="Times New Roman"/>
                <w:color w:val="000000"/>
              </w:rPr>
              <w:t>4</w:t>
            </w:r>
          </w:p>
        </w:tc>
        <w:tc>
          <w:tcPr>
            <w:tcW w:w="917" w:type="dxa"/>
            <w:tcBorders>
              <w:top w:val="nil"/>
              <w:left w:val="nil"/>
              <w:bottom w:val="single" w:sz="8" w:space="0" w:color="auto"/>
              <w:right w:val="nil"/>
            </w:tcBorders>
            <w:shd w:val="clear" w:color="auto" w:fill="auto"/>
            <w:noWrap/>
            <w:vAlign w:val="bottom"/>
            <w:hideMark/>
          </w:tcPr>
          <w:p w14:paraId="734061B8" w14:textId="412E60BB"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10.50</w:t>
            </w:r>
          </w:p>
        </w:tc>
        <w:tc>
          <w:tcPr>
            <w:tcW w:w="905" w:type="dxa"/>
            <w:tcBorders>
              <w:top w:val="nil"/>
              <w:left w:val="nil"/>
              <w:bottom w:val="single" w:sz="8" w:space="0" w:color="auto"/>
              <w:right w:val="nil"/>
            </w:tcBorders>
            <w:shd w:val="clear" w:color="auto" w:fill="auto"/>
            <w:noWrap/>
            <w:vAlign w:val="bottom"/>
            <w:hideMark/>
          </w:tcPr>
          <w:p w14:paraId="07F1B78C" w14:textId="733901ED" w:rsidR="001262F0" w:rsidRPr="00D065DC" w:rsidRDefault="001262F0" w:rsidP="00E922A2">
            <w:pPr>
              <w:spacing w:after="0" w:line="360" w:lineRule="auto"/>
              <w:jc w:val="right"/>
              <w:rPr>
                <w:rFonts w:eastAsia="Times New Roman" w:cs="Times New Roman"/>
                <w:color w:val="000000"/>
              </w:rPr>
            </w:pPr>
            <w:r>
              <w:rPr>
                <w:rFonts w:eastAsia="Times New Roman" w:cs="Times New Roman"/>
                <w:color w:val="000000"/>
              </w:rPr>
              <w:t>6.02</w:t>
            </w:r>
          </w:p>
        </w:tc>
        <w:tc>
          <w:tcPr>
            <w:tcW w:w="943" w:type="dxa"/>
            <w:tcBorders>
              <w:top w:val="nil"/>
              <w:left w:val="nil"/>
              <w:bottom w:val="single" w:sz="8" w:space="0" w:color="auto"/>
              <w:right w:val="nil"/>
            </w:tcBorders>
            <w:shd w:val="clear" w:color="auto" w:fill="auto"/>
            <w:vAlign w:val="center"/>
            <w:hideMark/>
          </w:tcPr>
          <w:p w14:paraId="5F1B3852"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11.25</w:t>
            </w:r>
          </w:p>
        </w:tc>
        <w:tc>
          <w:tcPr>
            <w:tcW w:w="765" w:type="dxa"/>
            <w:tcBorders>
              <w:top w:val="nil"/>
              <w:left w:val="nil"/>
              <w:bottom w:val="single" w:sz="8" w:space="0" w:color="auto"/>
              <w:right w:val="nil"/>
            </w:tcBorders>
            <w:shd w:val="clear" w:color="auto" w:fill="auto"/>
            <w:vAlign w:val="center"/>
            <w:hideMark/>
          </w:tcPr>
          <w:p w14:paraId="324C800D" w14:textId="77777777" w:rsidR="001262F0" w:rsidRPr="00D065DC" w:rsidRDefault="001262F0" w:rsidP="00E922A2">
            <w:pPr>
              <w:spacing w:after="0" w:line="360" w:lineRule="auto"/>
              <w:jc w:val="right"/>
              <w:rPr>
                <w:rFonts w:eastAsia="Times New Roman" w:cs="Times New Roman"/>
                <w:color w:val="000000"/>
              </w:rPr>
            </w:pPr>
            <w:r w:rsidRPr="00D065DC">
              <w:rPr>
                <w:rFonts w:eastAsia="Times New Roman" w:cs="Times New Roman"/>
                <w:color w:val="000000"/>
              </w:rPr>
              <w:t>8.94</w:t>
            </w:r>
          </w:p>
        </w:tc>
      </w:tr>
    </w:tbl>
    <w:p w14:paraId="49EEA75C" w14:textId="028FEAAB" w:rsidR="002D12E3" w:rsidRDefault="002D12E3" w:rsidP="00E922A2">
      <w:pPr>
        <w:spacing w:line="360" w:lineRule="auto"/>
        <w:jc w:val="both"/>
        <w:rPr>
          <w:rFonts w:cs="Arial"/>
        </w:rPr>
      </w:pPr>
    </w:p>
    <w:p w14:paraId="1B1AE839" w14:textId="01B67571" w:rsidR="00B653B6" w:rsidRPr="00970564" w:rsidRDefault="00B653B6" w:rsidP="00E922A2">
      <w:pPr>
        <w:spacing w:line="360" w:lineRule="auto"/>
        <w:jc w:val="both"/>
        <w:rPr>
          <w:rFonts w:cs="Arial"/>
        </w:rPr>
      </w:pPr>
    </w:p>
    <w:p w14:paraId="63974E42" w14:textId="1C475E60" w:rsidR="002D12E3" w:rsidRPr="00970564" w:rsidRDefault="00DE2CB1" w:rsidP="00E922A2">
      <w:pPr>
        <w:spacing w:line="360" w:lineRule="auto"/>
        <w:jc w:val="both"/>
        <w:rPr>
          <w:rFonts w:eastAsia="Calibri" w:cs="Arial"/>
          <w:lang w:eastAsia="ja-JP"/>
        </w:rPr>
      </w:pPr>
      <w:r w:rsidRPr="00970564">
        <w:rPr>
          <w:rStyle w:val="Heading3Char"/>
          <w:rFonts w:cs="Arial"/>
        </w:rPr>
        <w:t xml:space="preserve">Supplemental Table </w:t>
      </w:r>
      <w:r w:rsidR="002D12E3" w:rsidRPr="00970564">
        <w:rPr>
          <w:rStyle w:val="Heading3Char"/>
          <w:rFonts w:cs="Arial"/>
        </w:rPr>
        <w:t>2</w:t>
      </w:r>
      <w:r w:rsidR="002D12E3" w:rsidRPr="00970564">
        <w:rPr>
          <w:rFonts w:eastAsia="Times New Roman" w:cs="Arial"/>
          <w:b/>
          <w:bCs/>
          <w:color w:val="000000"/>
          <w:lang w:eastAsia="ja-JP"/>
        </w:rPr>
        <w:t xml:space="preserve">: </w:t>
      </w:r>
      <w:r w:rsidR="002D12E3" w:rsidRPr="00970564">
        <w:rPr>
          <w:rFonts w:eastAsia="Times New Roman" w:cs="Arial"/>
          <w:bCs/>
          <w:color w:val="000000"/>
          <w:lang w:eastAsia="ja-JP"/>
        </w:rPr>
        <w:t xml:space="preserve">Descriptive statistics for </w:t>
      </w:r>
      <w:r w:rsidR="00E47D09" w:rsidRPr="00970564">
        <w:rPr>
          <w:rFonts w:eastAsia="Times New Roman" w:cs="Arial"/>
          <w:bCs/>
          <w:color w:val="000000"/>
          <w:lang w:eastAsia="ja-JP"/>
        </w:rPr>
        <w:t>color</w:t>
      </w:r>
      <w:r w:rsidR="002D12E3" w:rsidRPr="00970564">
        <w:rPr>
          <w:rFonts w:eastAsia="Times New Roman" w:cs="Arial"/>
          <w:bCs/>
          <w:color w:val="000000"/>
          <w:lang w:eastAsia="ja-JP"/>
        </w:rPr>
        <w:t xml:space="preserve"> wheel task RTs</w:t>
      </w:r>
    </w:p>
    <w:p w14:paraId="3EA23203" w14:textId="77777777" w:rsidR="002D12E3" w:rsidRPr="00970564" w:rsidRDefault="002D12E3" w:rsidP="00E922A2">
      <w:pPr>
        <w:spacing w:line="360" w:lineRule="auto"/>
        <w:jc w:val="both"/>
        <w:rPr>
          <w:rFonts w:eastAsia="Calibri" w:cs="Arial"/>
          <w:lang w:eastAsia="ja-JP"/>
        </w:rPr>
      </w:pPr>
    </w:p>
    <w:tbl>
      <w:tblPr>
        <w:tblpPr w:leftFromText="180" w:rightFromText="180" w:vertAnchor="text" w:horzAnchor="margin" w:tblpY="-670"/>
        <w:tblW w:w="5000" w:type="pct"/>
        <w:tblLook w:val="04A0" w:firstRow="1" w:lastRow="0" w:firstColumn="1" w:lastColumn="0" w:noHBand="0" w:noVBand="1"/>
      </w:tblPr>
      <w:tblGrid>
        <w:gridCol w:w="3921"/>
        <w:gridCol w:w="449"/>
        <w:gridCol w:w="1084"/>
        <w:gridCol w:w="1084"/>
        <w:gridCol w:w="869"/>
        <w:gridCol w:w="1084"/>
        <w:gridCol w:w="869"/>
      </w:tblGrid>
      <w:tr w:rsidR="00662ECF" w:rsidRPr="00970564" w14:paraId="61FF1CCA" w14:textId="77777777" w:rsidTr="004B1491">
        <w:trPr>
          <w:trHeight w:val="287"/>
        </w:trPr>
        <w:tc>
          <w:tcPr>
            <w:tcW w:w="2095" w:type="pct"/>
            <w:tcBorders>
              <w:top w:val="single" w:sz="4" w:space="0" w:color="auto"/>
              <w:left w:val="nil"/>
              <w:bottom w:val="single" w:sz="8" w:space="0" w:color="auto"/>
              <w:right w:val="nil"/>
            </w:tcBorders>
            <w:shd w:val="clear" w:color="auto" w:fill="auto"/>
            <w:noWrap/>
            <w:vAlign w:val="bottom"/>
            <w:hideMark/>
          </w:tcPr>
          <w:p w14:paraId="6F65767A" w14:textId="77777777" w:rsidR="002D12E3" w:rsidRPr="00970564" w:rsidRDefault="002D12E3" w:rsidP="00E922A2">
            <w:pPr>
              <w:spacing w:after="0" w:line="360" w:lineRule="auto"/>
              <w:rPr>
                <w:rFonts w:cs="Arial"/>
                <w:b/>
                <w:color w:val="000000"/>
              </w:rPr>
            </w:pPr>
            <w:r w:rsidRPr="00970564">
              <w:rPr>
                <w:rFonts w:cs="Arial"/>
                <w:b/>
                <w:color w:val="000000"/>
              </w:rPr>
              <w:t>Condition</w:t>
            </w:r>
          </w:p>
        </w:tc>
        <w:tc>
          <w:tcPr>
            <w:tcW w:w="818" w:type="pct"/>
            <w:gridSpan w:val="2"/>
            <w:tcBorders>
              <w:top w:val="single" w:sz="4" w:space="0" w:color="auto"/>
              <w:left w:val="nil"/>
              <w:bottom w:val="single" w:sz="8" w:space="0" w:color="auto"/>
              <w:right w:val="nil"/>
            </w:tcBorders>
            <w:shd w:val="clear" w:color="auto" w:fill="auto"/>
            <w:noWrap/>
            <w:vAlign w:val="bottom"/>
            <w:hideMark/>
          </w:tcPr>
          <w:p w14:paraId="227F1AE9" w14:textId="77777777" w:rsidR="002D12E3" w:rsidRPr="00970564" w:rsidRDefault="002D12E3" w:rsidP="00E922A2">
            <w:pPr>
              <w:spacing w:after="0" w:line="360" w:lineRule="auto"/>
              <w:jc w:val="center"/>
              <w:rPr>
                <w:rFonts w:cs="Arial"/>
                <w:b/>
                <w:color w:val="000000"/>
              </w:rPr>
            </w:pPr>
            <w:r w:rsidRPr="00970564">
              <w:rPr>
                <w:rFonts w:cs="Arial"/>
                <w:b/>
                <w:color w:val="000000"/>
              </w:rPr>
              <w:t>Set size</w:t>
            </w:r>
          </w:p>
        </w:tc>
        <w:tc>
          <w:tcPr>
            <w:tcW w:w="1043" w:type="pct"/>
            <w:gridSpan w:val="2"/>
            <w:tcBorders>
              <w:top w:val="single" w:sz="8" w:space="0" w:color="auto"/>
              <w:left w:val="nil"/>
              <w:bottom w:val="single" w:sz="8" w:space="0" w:color="auto"/>
              <w:right w:val="nil"/>
            </w:tcBorders>
            <w:shd w:val="clear" w:color="auto" w:fill="auto"/>
            <w:noWrap/>
            <w:vAlign w:val="bottom"/>
            <w:hideMark/>
          </w:tcPr>
          <w:p w14:paraId="01382867" w14:textId="3AE67C31" w:rsidR="002D12E3" w:rsidRPr="00970564" w:rsidRDefault="001E688A" w:rsidP="00E922A2">
            <w:pPr>
              <w:spacing w:after="0" w:line="360" w:lineRule="auto"/>
              <w:jc w:val="center"/>
              <w:rPr>
                <w:rFonts w:cs="Arial"/>
                <w:b/>
                <w:color w:val="000000"/>
              </w:rPr>
            </w:pPr>
            <w:r>
              <w:rPr>
                <w:rFonts w:cs="Arial"/>
                <w:b/>
                <w:color w:val="000000"/>
              </w:rPr>
              <w:t>Experiment 1</w:t>
            </w:r>
          </w:p>
        </w:tc>
        <w:tc>
          <w:tcPr>
            <w:tcW w:w="1044" w:type="pct"/>
            <w:gridSpan w:val="2"/>
            <w:tcBorders>
              <w:top w:val="single" w:sz="8" w:space="0" w:color="auto"/>
              <w:left w:val="nil"/>
              <w:bottom w:val="single" w:sz="8" w:space="0" w:color="auto"/>
              <w:right w:val="nil"/>
            </w:tcBorders>
            <w:shd w:val="clear" w:color="auto" w:fill="auto"/>
            <w:noWrap/>
            <w:vAlign w:val="bottom"/>
            <w:hideMark/>
          </w:tcPr>
          <w:p w14:paraId="62729D08" w14:textId="6345D7C0" w:rsidR="002D12E3" w:rsidRPr="00970564" w:rsidRDefault="001E688A" w:rsidP="00E922A2">
            <w:pPr>
              <w:spacing w:after="0" w:line="360" w:lineRule="auto"/>
              <w:jc w:val="center"/>
              <w:rPr>
                <w:rFonts w:cs="Arial"/>
                <w:b/>
                <w:color w:val="000000"/>
              </w:rPr>
            </w:pPr>
            <w:r>
              <w:rPr>
                <w:rFonts w:cs="Arial"/>
                <w:b/>
                <w:color w:val="000000"/>
              </w:rPr>
              <w:t>Experiment 2</w:t>
            </w:r>
          </w:p>
        </w:tc>
      </w:tr>
      <w:tr w:rsidR="00662ECF" w:rsidRPr="00970564" w14:paraId="313B3D7B"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1300515E" w14:textId="77777777" w:rsidR="002D12E3" w:rsidRPr="00970564" w:rsidRDefault="002D12E3" w:rsidP="00E922A2">
            <w:pPr>
              <w:spacing w:after="0" w:line="360" w:lineRule="auto"/>
              <w:rPr>
                <w:rFonts w:cs="Arial"/>
                <w:color w:val="000000"/>
              </w:rPr>
            </w:pPr>
            <w:r w:rsidRPr="00970564">
              <w:rPr>
                <w:rFonts w:cs="Arial"/>
                <w:color w:val="000000"/>
              </w:rPr>
              <w:t> </w:t>
            </w:r>
          </w:p>
        </w:tc>
        <w:tc>
          <w:tcPr>
            <w:tcW w:w="579" w:type="pct"/>
            <w:tcBorders>
              <w:top w:val="single" w:sz="8" w:space="0" w:color="auto"/>
              <w:left w:val="nil"/>
              <w:bottom w:val="nil"/>
              <w:right w:val="nil"/>
            </w:tcBorders>
            <w:shd w:val="clear" w:color="auto" w:fill="auto"/>
            <w:noWrap/>
            <w:vAlign w:val="bottom"/>
            <w:hideMark/>
          </w:tcPr>
          <w:p w14:paraId="0E3E50C7" w14:textId="6EB37157" w:rsidR="002D12E3" w:rsidRPr="00970564" w:rsidRDefault="002D12E3" w:rsidP="00E922A2">
            <w:pPr>
              <w:spacing w:after="0" w:line="360" w:lineRule="auto"/>
              <w:jc w:val="center"/>
              <w:rPr>
                <w:rFonts w:cs="Arial"/>
                <w:color w:val="000000"/>
              </w:rPr>
            </w:pPr>
          </w:p>
        </w:tc>
        <w:tc>
          <w:tcPr>
            <w:tcW w:w="579" w:type="pct"/>
            <w:tcBorders>
              <w:top w:val="nil"/>
              <w:left w:val="nil"/>
              <w:bottom w:val="nil"/>
              <w:right w:val="nil"/>
            </w:tcBorders>
            <w:shd w:val="clear" w:color="auto" w:fill="auto"/>
            <w:noWrap/>
            <w:vAlign w:val="bottom"/>
            <w:hideMark/>
          </w:tcPr>
          <w:p w14:paraId="07AD9CAA" w14:textId="77777777" w:rsidR="002D12E3" w:rsidRPr="00970564" w:rsidRDefault="002D12E3" w:rsidP="00E922A2">
            <w:pPr>
              <w:spacing w:after="0" w:line="360" w:lineRule="auto"/>
              <w:jc w:val="center"/>
              <w:rPr>
                <w:rFonts w:cs="Arial"/>
                <w:b/>
                <w:color w:val="000000"/>
              </w:rPr>
            </w:pPr>
            <w:r w:rsidRPr="00970564">
              <w:rPr>
                <w:rFonts w:cs="Arial"/>
                <w:b/>
                <w:color w:val="000000"/>
              </w:rPr>
              <w:t>Mean</w:t>
            </w:r>
          </w:p>
        </w:tc>
        <w:tc>
          <w:tcPr>
            <w:tcW w:w="464" w:type="pct"/>
            <w:tcBorders>
              <w:top w:val="nil"/>
              <w:left w:val="nil"/>
              <w:bottom w:val="nil"/>
              <w:right w:val="nil"/>
            </w:tcBorders>
            <w:shd w:val="clear" w:color="auto" w:fill="auto"/>
            <w:noWrap/>
            <w:vAlign w:val="bottom"/>
            <w:hideMark/>
          </w:tcPr>
          <w:p w14:paraId="2A5FEC58" w14:textId="77777777" w:rsidR="002D12E3" w:rsidRPr="00970564" w:rsidRDefault="002D12E3" w:rsidP="00E922A2">
            <w:pPr>
              <w:spacing w:after="0" w:line="360" w:lineRule="auto"/>
              <w:jc w:val="center"/>
              <w:rPr>
                <w:rFonts w:cs="Arial"/>
                <w:b/>
                <w:color w:val="000000"/>
              </w:rPr>
            </w:pPr>
            <w:r w:rsidRPr="00970564">
              <w:rPr>
                <w:rFonts w:cs="Arial"/>
                <w:b/>
                <w:color w:val="000000"/>
              </w:rPr>
              <w:t>SD</w:t>
            </w:r>
          </w:p>
        </w:tc>
        <w:tc>
          <w:tcPr>
            <w:tcW w:w="579" w:type="pct"/>
            <w:tcBorders>
              <w:top w:val="nil"/>
              <w:left w:val="nil"/>
              <w:bottom w:val="nil"/>
              <w:right w:val="nil"/>
            </w:tcBorders>
            <w:shd w:val="clear" w:color="auto" w:fill="auto"/>
            <w:noWrap/>
            <w:vAlign w:val="bottom"/>
            <w:hideMark/>
          </w:tcPr>
          <w:p w14:paraId="3CFAA37E" w14:textId="77777777" w:rsidR="002D12E3" w:rsidRPr="00970564" w:rsidRDefault="002D12E3" w:rsidP="00E922A2">
            <w:pPr>
              <w:spacing w:after="0" w:line="360" w:lineRule="auto"/>
              <w:jc w:val="center"/>
              <w:rPr>
                <w:rFonts w:cs="Arial"/>
                <w:b/>
                <w:color w:val="000000"/>
              </w:rPr>
            </w:pPr>
            <w:r w:rsidRPr="00970564">
              <w:rPr>
                <w:rFonts w:cs="Arial"/>
                <w:b/>
                <w:color w:val="000000"/>
              </w:rPr>
              <w:t>Mean</w:t>
            </w:r>
          </w:p>
        </w:tc>
        <w:tc>
          <w:tcPr>
            <w:tcW w:w="464" w:type="pct"/>
            <w:tcBorders>
              <w:top w:val="nil"/>
              <w:left w:val="nil"/>
              <w:bottom w:val="nil"/>
              <w:right w:val="nil"/>
            </w:tcBorders>
            <w:shd w:val="clear" w:color="auto" w:fill="auto"/>
            <w:noWrap/>
            <w:vAlign w:val="bottom"/>
            <w:hideMark/>
          </w:tcPr>
          <w:p w14:paraId="765EE319" w14:textId="77777777" w:rsidR="002D12E3" w:rsidRPr="00970564" w:rsidRDefault="002D12E3" w:rsidP="00E922A2">
            <w:pPr>
              <w:spacing w:after="0" w:line="360" w:lineRule="auto"/>
              <w:jc w:val="center"/>
              <w:rPr>
                <w:rFonts w:cs="Arial"/>
                <w:b/>
                <w:color w:val="000000"/>
              </w:rPr>
            </w:pPr>
            <w:r w:rsidRPr="00970564">
              <w:rPr>
                <w:rFonts w:cs="Arial"/>
                <w:b/>
                <w:color w:val="000000"/>
              </w:rPr>
              <w:t>SD</w:t>
            </w:r>
          </w:p>
        </w:tc>
      </w:tr>
      <w:tr w:rsidR="00662ECF" w:rsidRPr="00970564" w14:paraId="234E115F"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48B253DA" w14:textId="77777777" w:rsidR="002D12E3" w:rsidRPr="00970564" w:rsidRDefault="002D12E3" w:rsidP="00E922A2">
            <w:pPr>
              <w:spacing w:after="0" w:line="360" w:lineRule="auto"/>
              <w:rPr>
                <w:rFonts w:cs="Arial"/>
                <w:color w:val="000000"/>
              </w:rPr>
            </w:pPr>
            <w:r w:rsidRPr="00970564">
              <w:rPr>
                <w:rFonts w:cs="Arial"/>
                <w:color w:val="000000"/>
              </w:rPr>
              <w:t>Ignore</w:t>
            </w:r>
          </w:p>
        </w:tc>
        <w:tc>
          <w:tcPr>
            <w:tcW w:w="579" w:type="pct"/>
            <w:tcBorders>
              <w:top w:val="nil"/>
              <w:left w:val="nil"/>
              <w:bottom w:val="nil"/>
              <w:right w:val="nil"/>
            </w:tcBorders>
            <w:shd w:val="clear" w:color="auto" w:fill="auto"/>
            <w:noWrap/>
            <w:vAlign w:val="bottom"/>
            <w:hideMark/>
          </w:tcPr>
          <w:p w14:paraId="7C47A690" w14:textId="77777777" w:rsidR="002D12E3" w:rsidRPr="00970564" w:rsidRDefault="002D12E3" w:rsidP="00E922A2">
            <w:pPr>
              <w:spacing w:after="0" w:line="360" w:lineRule="auto"/>
              <w:jc w:val="center"/>
              <w:rPr>
                <w:rFonts w:cs="Arial"/>
                <w:color w:val="000000"/>
              </w:rPr>
            </w:pPr>
            <w:r w:rsidRPr="00970564">
              <w:rPr>
                <w:rFonts w:cs="Arial"/>
                <w:color w:val="000000"/>
              </w:rPr>
              <w:t>1</w:t>
            </w:r>
          </w:p>
        </w:tc>
        <w:tc>
          <w:tcPr>
            <w:tcW w:w="579" w:type="pct"/>
            <w:tcBorders>
              <w:top w:val="nil"/>
              <w:left w:val="nil"/>
              <w:bottom w:val="nil"/>
              <w:right w:val="nil"/>
            </w:tcBorders>
            <w:shd w:val="clear" w:color="auto" w:fill="auto"/>
            <w:vAlign w:val="center"/>
            <w:hideMark/>
          </w:tcPr>
          <w:p w14:paraId="63CDD061" w14:textId="0735DB03" w:rsidR="002D12E3" w:rsidRPr="00970564" w:rsidRDefault="00B653B6" w:rsidP="00E922A2">
            <w:pPr>
              <w:spacing w:after="0" w:line="360" w:lineRule="auto"/>
              <w:jc w:val="center"/>
              <w:rPr>
                <w:rFonts w:cs="Arial"/>
                <w:color w:val="000000"/>
              </w:rPr>
            </w:pPr>
            <w:r>
              <w:rPr>
                <w:rFonts w:cs="Arial"/>
                <w:color w:val="000000"/>
              </w:rPr>
              <w:t>1.84</w:t>
            </w:r>
          </w:p>
        </w:tc>
        <w:tc>
          <w:tcPr>
            <w:tcW w:w="464" w:type="pct"/>
            <w:tcBorders>
              <w:top w:val="nil"/>
              <w:left w:val="nil"/>
              <w:bottom w:val="nil"/>
              <w:right w:val="nil"/>
            </w:tcBorders>
            <w:shd w:val="clear" w:color="auto" w:fill="auto"/>
            <w:vAlign w:val="center"/>
            <w:hideMark/>
          </w:tcPr>
          <w:p w14:paraId="69C012FF" w14:textId="283E6542" w:rsidR="002D12E3" w:rsidRPr="00970564" w:rsidRDefault="00B96B0F" w:rsidP="00E922A2">
            <w:pPr>
              <w:spacing w:after="0" w:line="360" w:lineRule="auto"/>
              <w:jc w:val="center"/>
              <w:rPr>
                <w:rFonts w:cs="Arial"/>
                <w:color w:val="000000"/>
              </w:rPr>
            </w:pPr>
            <w:r>
              <w:rPr>
                <w:rFonts w:cs="Arial"/>
                <w:color w:val="000000"/>
              </w:rPr>
              <w:t>0.32</w:t>
            </w:r>
          </w:p>
        </w:tc>
        <w:tc>
          <w:tcPr>
            <w:tcW w:w="579" w:type="pct"/>
            <w:tcBorders>
              <w:top w:val="nil"/>
              <w:left w:val="nil"/>
              <w:bottom w:val="nil"/>
              <w:right w:val="nil"/>
            </w:tcBorders>
            <w:shd w:val="clear" w:color="auto" w:fill="auto"/>
            <w:vAlign w:val="center"/>
            <w:hideMark/>
          </w:tcPr>
          <w:p w14:paraId="08A5A0D9" w14:textId="77777777" w:rsidR="002D12E3" w:rsidRPr="00970564" w:rsidRDefault="002D12E3" w:rsidP="00E922A2">
            <w:pPr>
              <w:spacing w:after="0" w:line="360" w:lineRule="auto"/>
              <w:jc w:val="center"/>
              <w:rPr>
                <w:rFonts w:cs="Arial"/>
                <w:color w:val="000000"/>
              </w:rPr>
            </w:pPr>
            <w:r w:rsidRPr="00970564">
              <w:rPr>
                <w:rFonts w:cs="Arial"/>
                <w:color w:val="000000"/>
              </w:rPr>
              <w:t>1.91</w:t>
            </w:r>
          </w:p>
        </w:tc>
        <w:tc>
          <w:tcPr>
            <w:tcW w:w="464" w:type="pct"/>
            <w:tcBorders>
              <w:top w:val="nil"/>
              <w:left w:val="nil"/>
              <w:bottom w:val="nil"/>
              <w:right w:val="nil"/>
            </w:tcBorders>
            <w:shd w:val="clear" w:color="auto" w:fill="auto"/>
            <w:vAlign w:val="center"/>
            <w:hideMark/>
          </w:tcPr>
          <w:p w14:paraId="55186100" w14:textId="77777777" w:rsidR="002D12E3" w:rsidRPr="00970564" w:rsidRDefault="002D12E3" w:rsidP="00E922A2">
            <w:pPr>
              <w:spacing w:after="0" w:line="360" w:lineRule="auto"/>
              <w:jc w:val="center"/>
              <w:rPr>
                <w:rFonts w:cs="Arial"/>
                <w:color w:val="000000"/>
              </w:rPr>
            </w:pPr>
            <w:r w:rsidRPr="00970564">
              <w:rPr>
                <w:rFonts w:cs="Arial"/>
                <w:color w:val="000000"/>
              </w:rPr>
              <w:t>0.31</w:t>
            </w:r>
          </w:p>
        </w:tc>
      </w:tr>
      <w:tr w:rsidR="00662ECF" w:rsidRPr="00970564" w14:paraId="003B81AB"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04FD3139"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005604AB" w14:textId="77777777" w:rsidR="002D12E3" w:rsidRPr="00970564" w:rsidRDefault="002D12E3" w:rsidP="00E922A2">
            <w:pPr>
              <w:spacing w:after="0" w:line="360" w:lineRule="auto"/>
              <w:jc w:val="center"/>
              <w:rPr>
                <w:rFonts w:cs="Arial"/>
                <w:color w:val="000000"/>
              </w:rPr>
            </w:pPr>
            <w:r w:rsidRPr="00970564">
              <w:rPr>
                <w:rFonts w:cs="Arial"/>
                <w:color w:val="000000"/>
              </w:rPr>
              <w:t>2</w:t>
            </w:r>
          </w:p>
        </w:tc>
        <w:tc>
          <w:tcPr>
            <w:tcW w:w="579" w:type="pct"/>
            <w:tcBorders>
              <w:top w:val="nil"/>
              <w:left w:val="nil"/>
              <w:bottom w:val="nil"/>
              <w:right w:val="nil"/>
            </w:tcBorders>
            <w:shd w:val="clear" w:color="auto" w:fill="auto"/>
            <w:vAlign w:val="center"/>
            <w:hideMark/>
          </w:tcPr>
          <w:p w14:paraId="7EFDC6FE" w14:textId="4F7D3F4E" w:rsidR="002D12E3" w:rsidRPr="00970564" w:rsidRDefault="00B653B6" w:rsidP="00E922A2">
            <w:pPr>
              <w:spacing w:after="0" w:line="360" w:lineRule="auto"/>
              <w:jc w:val="center"/>
              <w:rPr>
                <w:rFonts w:cs="Arial"/>
                <w:color w:val="000000"/>
              </w:rPr>
            </w:pPr>
            <w:r>
              <w:rPr>
                <w:rFonts w:cs="Arial"/>
                <w:color w:val="000000"/>
              </w:rPr>
              <w:t>2.27</w:t>
            </w:r>
          </w:p>
        </w:tc>
        <w:tc>
          <w:tcPr>
            <w:tcW w:w="464" w:type="pct"/>
            <w:tcBorders>
              <w:top w:val="nil"/>
              <w:left w:val="nil"/>
              <w:bottom w:val="nil"/>
              <w:right w:val="nil"/>
            </w:tcBorders>
            <w:shd w:val="clear" w:color="auto" w:fill="auto"/>
            <w:vAlign w:val="center"/>
            <w:hideMark/>
          </w:tcPr>
          <w:p w14:paraId="68C80B4A" w14:textId="3B366B2F" w:rsidR="002D12E3" w:rsidRPr="00970564" w:rsidRDefault="00B96B0F" w:rsidP="00E922A2">
            <w:pPr>
              <w:spacing w:after="0" w:line="360" w:lineRule="auto"/>
              <w:jc w:val="center"/>
              <w:rPr>
                <w:rFonts w:cs="Arial"/>
                <w:color w:val="000000"/>
              </w:rPr>
            </w:pPr>
            <w:r>
              <w:rPr>
                <w:rFonts w:cs="Arial"/>
                <w:color w:val="000000"/>
              </w:rPr>
              <w:t>0.35</w:t>
            </w:r>
          </w:p>
        </w:tc>
        <w:tc>
          <w:tcPr>
            <w:tcW w:w="579" w:type="pct"/>
            <w:tcBorders>
              <w:top w:val="nil"/>
              <w:left w:val="nil"/>
              <w:bottom w:val="nil"/>
              <w:right w:val="nil"/>
            </w:tcBorders>
            <w:shd w:val="clear" w:color="auto" w:fill="auto"/>
            <w:vAlign w:val="center"/>
            <w:hideMark/>
          </w:tcPr>
          <w:p w14:paraId="5D65F843" w14:textId="77777777" w:rsidR="002D12E3" w:rsidRPr="00970564" w:rsidRDefault="002D12E3" w:rsidP="00E922A2">
            <w:pPr>
              <w:spacing w:after="0" w:line="360" w:lineRule="auto"/>
              <w:jc w:val="center"/>
              <w:rPr>
                <w:rFonts w:cs="Arial"/>
                <w:color w:val="000000"/>
              </w:rPr>
            </w:pPr>
            <w:r w:rsidRPr="00970564">
              <w:rPr>
                <w:rFonts w:cs="Arial"/>
                <w:color w:val="000000"/>
              </w:rPr>
              <w:t>2.25</w:t>
            </w:r>
          </w:p>
        </w:tc>
        <w:tc>
          <w:tcPr>
            <w:tcW w:w="464" w:type="pct"/>
            <w:tcBorders>
              <w:top w:val="nil"/>
              <w:left w:val="nil"/>
              <w:bottom w:val="nil"/>
              <w:right w:val="nil"/>
            </w:tcBorders>
            <w:shd w:val="clear" w:color="auto" w:fill="auto"/>
            <w:vAlign w:val="center"/>
            <w:hideMark/>
          </w:tcPr>
          <w:p w14:paraId="2BF20F23" w14:textId="77777777" w:rsidR="002D12E3" w:rsidRPr="00970564" w:rsidRDefault="002D12E3" w:rsidP="00E922A2">
            <w:pPr>
              <w:spacing w:after="0" w:line="360" w:lineRule="auto"/>
              <w:jc w:val="center"/>
              <w:rPr>
                <w:rFonts w:cs="Arial"/>
                <w:color w:val="000000"/>
              </w:rPr>
            </w:pPr>
            <w:r w:rsidRPr="00970564">
              <w:rPr>
                <w:rFonts w:cs="Arial"/>
                <w:color w:val="000000"/>
              </w:rPr>
              <w:t>0.28</w:t>
            </w:r>
          </w:p>
        </w:tc>
      </w:tr>
      <w:tr w:rsidR="00662ECF" w:rsidRPr="00970564" w14:paraId="132CA205"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05EA2955"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03405BCE" w14:textId="77777777" w:rsidR="002D12E3" w:rsidRPr="00970564" w:rsidRDefault="002D12E3" w:rsidP="00E922A2">
            <w:pPr>
              <w:spacing w:after="0" w:line="360" w:lineRule="auto"/>
              <w:jc w:val="center"/>
              <w:rPr>
                <w:rFonts w:cs="Arial"/>
                <w:color w:val="000000"/>
              </w:rPr>
            </w:pPr>
            <w:r w:rsidRPr="00970564">
              <w:rPr>
                <w:rFonts w:cs="Arial"/>
                <w:color w:val="000000"/>
              </w:rPr>
              <w:t>3</w:t>
            </w:r>
          </w:p>
        </w:tc>
        <w:tc>
          <w:tcPr>
            <w:tcW w:w="579" w:type="pct"/>
            <w:tcBorders>
              <w:top w:val="nil"/>
              <w:left w:val="nil"/>
              <w:bottom w:val="nil"/>
              <w:right w:val="nil"/>
            </w:tcBorders>
            <w:shd w:val="clear" w:color="auto" w:fill="auto"/>
            <w:vAlign w:val="center"/>
            <w:hideMark/>
          </w:tcPr>
          <w:p w14:paraId="570E98FB" w14:textId="3EC3DA2C" w:rsidR="002D12E3" w:rsidRPr="00970564" w:rsidRDefault="00B653B6" w:rsidP="00E922A2">
            <w:pPr>
              <w:spacing w:after="0" w:line="360" w:lineRule="auto"/>
              <w:jc w:val="center"/>
              <w:rPr>
                <w:rFonts w:cs="Arial"/>
                <w:color w:val="000000"/>
              </w:rPr>
            </w:pPr>
            <w:r>
              <w:rPr>
                <w:rFonts w:cs="Arial"/>
                <w:color w:val="000000"/>
              </w:rPr>
              <w:t>2.24</w:t>
            </w:r>
          </w:p>
        </w:tc>
        <w:tc>
          <w:tcPr>
            <w:tcW w:w="464" w:type="pct"/>
            <w:tcBorders>
              <w:top w:val="nil"/>
              <w:left w:val="nil"/>
              <w:bottom w:val="nil"/>
              <w:right w:val="nil"/>
            </w:tcBorders>
            <w:shd w:val="clear" w:color="auto" w:fill="auto"/>
            <w:vAlign w:val="center"/>
            <w:hideMark/>
          </w:tcPr>
          <w:p w14:paraId="660FB01D" w14:textId="77777777" w:rsidR="002D12E3" w:rsidRPr="00970564" w:rsidRDefault="002D12E3" w:rsidP="00E922A2">
            <w:pPr>
              <w:spacing w:after="0" w:line="360" w:lineRule="auto"/>
              <w:jc w:val="center"/>
              <w:rPr>
                <w:rFonts w:cs="Arial"/>
                <w:color w:val="000000"/>
              </w:rPr>
            </w:pPr>
            <w:r w:rsidRPr="00970564">
              <w:rPr>
                <w:rFonts w:cs="Arial"/>
                <w:color w:val="000000"/>
              </w:rPr>
              <w:t>0.27</w:t>
            </w:r>
          </w:p>
        </w:tc>
        <w:tc>
          <w:tcPr>
            <w:tcW w:w="579" w:type="pct"/>
            <w:tcBorders>
              <w:top w:val="nil"/>
              <w:left w:val="nil"/>
              <w:bottom w:val="nil"/>
              <w:right w:val="nil"/>
            </w:tcBorders>
            <w:shd w:val="clear" w:color="auto" w:fill="auto"/>
            <w:vAlign w:val="center"/>
            <w:hideMark/>
          </w:tcPr>
          <w:p w14:paraId="02E43DF4" w14:textId="77777777" w:rsidR="002D12E3" w:rsidRPr="00970564" w:rsidRDefault="002D12E3" w:rsidP="00E922A2">
            <w:pPr>
              <w:spacing w:after="0" w:line="360" w:lineRule="auto"/>
              <w:jc w:val="center"/>
              <w:rPr>
                <w:rFonts w:cs="Arial"/>
                <w:color w:val="000000"/>
              </w:rPr>
            </w:pPr>
            <w:r w:rsidRPr="00970564">
              <w:rPr>
                <w:rFonts w:cs="Arial"/>
                <w:color w:val="000000"/>
              </w:rPr>
              <w:t>2.23</w:t>
            </w:r>
          </w:p>
        </w:tc>
        <w:tc>
          <w:tcPr>
            <w:tcW w:w="464" w:type="pct"/>
            <w:tcBorders>
              <w:top w:val="nil"/>
              <w:left w:val="nil"/>
              <w:bottom w:val="nil"/>
              <w:right w:val="nil"/>
            </w:tcBorders>
            <w:shd w:val="clear" w:color="auto" w:fill="auto"/>
            <w:vAlign w:val="center"/>
            <w:hideMark/>
          </w:tcPr>
          <w:p w14:paraId="09295EF5" w14:textId="77777777" w:rsidR="002D12E3" w:rsidRPr="00970564" w:rsidRDefault="002D12E3" w:rsidP="00E922A2">
            <w:pPr>
              <w:spacing w:after="0" w:line="360" w:lineRule="auto"/>
              <w:jc w:val="center"/>
              <w:rPr>
                <w:rFonts w:cs="Arial"/>
                <w:color w:val="000000"/>
              </w:rPr>
            </w:pPr>
            <w:r w:rsidRPr="00970564">
              <w:rPr>
                <w:rFonts w:cs="Arial"/>
                <w:color w:val="000000"/>
              </w:rPr>
              <w:t>0.28</w:t>
            </w:r>
          </w:p>
        </w:tc>
      </w:tr>
      <w:tr w:rsidR="00662ECF" w:rsidRPr="00970564" w14:paraId="6BE88429"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32504917"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4D10B32F" w14:textId="77777777" w:rsidR="002D12E3" w:rsidRPr="00970564" w:rsidRDefault="002D12E3" w:rsidP="00E922A2">
            <w:pPr>
              <w:spacing w:after="0" w:line="360" w:lineRule="auto"/>
              <w:jc w:val="center"/>
              <w:rPr>
                <w:rFonts w:cs="Arial"/>
                <w:color w:val="000000"/>
              </w:rPr>
            </w:pPr>
            <w:r w:rsidRPr="00970564">
              <w:rPr>
                <w:rFonts w:cs="Arial"/>
                <w:color w:val="000000"/>
              </w:rPr>
              <w:t>4</w:t>
            </w:r>
          </w:p>
        </w:tc>
        <w:tc>
          <w:tcPr>
            <w:tcW w:w="579" w:type="pct"/>
            <w:tcBorders>
              <w:top w:val="nil"/>
              <w:left w:val="nil"/>
              <w:bottom w:val="nil"/>
              <w:right w:val="nil"/>
            </w:tcBorders>
            <w:shd w:val="clear" w:color="auto" w:fill="auto"/>
            <w:vAlign w:val="center"/>
            <w:hideMark/>
          </w:tcPr>
          <w:p w14:paraId="14B700A2" w14:textId="3ACF076F" w:rsidR="002D12E3" w:rsidRPr="00970564" w:rsidRDefault="00B653B6" w:rsidP="00E922A2">
            <w:pPr>
              <w:spacing w:after="0" w:line="360" w:lineRule="auto"/>
              <w:jc w:val="center"/>
              <w:rPr>
                <w:rFonts w:cs="Arial"/>
                <w:color w:val="000000"/>
              </w:rPr>
            </w:pPr>
            <w:r>
              <w:rPr>
                <w:rFonts w:cs="Arial"/>
                <w:color w:val="000000"/>
              </w:rPr>
              <w:t>2.22</w:t>
            </w:r>
          </w:p>
        </w:tc>
        <w:tc>
          <w:tcPr>
            <w:tcW w:w="464" w:type="pct"/>
            <w:tcBorders>
              <w:top w:val="nil"/>
              <w:left w:val="nil"/>
              <w:bottom w:val="nil"/>
              <w:right w:val="nil"/>
            </w:tcBorders>
            <w:shd w:val="clear" w:color="auto" w:fill="auto"/>
            <w:vAlign w:val="center"/>
            <w:hideMark/>
          </w:tcPr>
          <w:p w14:paraId="4BA00DE2" w14:textId="4E04F376" w:rsidR="002D12E3" w:rsidRPr="00970564" w:rsidRDefault="00B96B0F" w:rsidP="00E922A2">
            <w:pPr>
              <w:spacing w:after="0" w:line="360" w:lineRule="auto"/>
              <w:jc w:val="center"/>
              <w:rPr>
                <w:rFonts w:cs="Arial"/>
                <w:color w:val="000000"/>
              </w:rPr>
            </w:pPr>
            <w:r>
              <w:rPr>
                <w:rFonts w:cs="Arial"/>
                <w:color w:val="000000"/>
              </w:rPr>
              <w:t>0.29</w:t>
            </w:r>
          </w:p>
        </w:tc>
        <w:tc>
          <w:tcPr>
            <w:tcW w:w="579" w:type="pct"/>
            <w:tcBorders>
              <w:top w:val="nil"/>
              <w:left w:val="nil"/>
              <w:bottom w:val="nil"/>
              <w:right w:val="nil"/>
            </w:tcBorders>
            <w:shd w:val="clear" w:color="auto" w:fill="auto"/>
            <w:vAlign w:val="center"/>
            <w:hideMark/>
          </w:tcPr>
          <w:p w14:paraId="5641786F" w14:textId="77777777" w:rsidR="002D12E3" w:rsidRPr="00970564" w:rsidRDefault="002D12E3" w:rsidP="00E922A2">
            <w:pPr>
              <w:spacing w:after="0" w:line="360" w:lineRule="auto"/>
              <w:jc w:val="center"/>
              <w:rPr>
                <w:rFonts w:cs="Arial"/>
                <w:color w:val="000000"/>
              </w:rPr>
            </w:pPr>
            <w:r w:rsidRPr="00970564">
              <w:rPr>
                <w:rFonts w:cs="Arial"/>
                <w:color w:val="000000"/>
              </w:rPr>
              <w:t>2.23</w:t>
            </w:r>
          </w:p>
        </w:tc>
        <w:tc>
          <w:tcPr>
            <w:tcW w:w="464" w:type="pct"/>
            <w:tcBorders>
              <w:top w:val="nil"/>
              <w:left w:val="nil"/>
              <w:bottom w:val="nil"/>
              <w:right w:val="nil"/>
            </w:tcBorders>
            <w:shd w:val="clear" w:color="auto" w:fill="auto"/>
            <w:vAlign w:val="center"/>
            <w:hideMark/>
          </w:tcPr>
          <w:p w14:paraId="28B6124B" w14:textId="77777777" w:rsidR="002D12E3" w:rsidRPr="00970564" w:rsidRDefault="002D12E3" w:rsidP="00E922A2">
            <w:pPr>
              <w:spacing w:after="0" w:line="360" w:lineRule="auto"/>
              <w:jc w:val="center"/>
              <w:rPr>
                <w:rFonts w:cs="Arial"/>
                <w:color w:val="000000"/>
              </w:rPr>
            </w:pPr>
            <w:r w:rsidRPr="00970564">
              <w:rPr>
                <w:rFonts w:cs="Arial"/>
                <w:color w:val="000000"/>
              </w:rPr>
              <w:t>0.30</w:t>
            </w:r>
          </w:p>
        </w:tc>
      </w:tr>
      <w:tr w:rsidR="00662ECF" w:rsidRPr="00970564" w14:paraId="611871E5"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52230C95" w14:textId="77777777" w:rsidR="002D12E3" w:rsidRPr="00970564" w:rsidRDefault="002D12E3" w:rsidP="00E922A2">
            <w:pPr>
              <w:spacing w:after="0" w:line="360" w:lineRule="auto"/>
              <w:rPr>
                <w:rFonts w:cs="Arial"/>
                <w:color w:val="000000"/>
              </w:rPr>
            </w:pPr>
            <w:r w:rsidRPr="00970564">
              <w:rPr>
                <w:rFonts w:cs="Arial"/>
                <w:color w:val="000000"/>
              </w:rPr>
              <w:t>Update</w:t>
            </w:r>
          </w:p>
        </w:tc>
        <w:tc>
          <w:tcPr>
            <w:tcW w:w="579" w:type="pct"/>
            <w:tcBorders>
              <w:top w:val="nil"/>
              <w:left w:val="nil"/>
              <w:bottom w:val="nil"/>
              <w:right w:val="nil"/>
            </w:tcBorders>
            <w:shd w:val="clear" w:color="auto" w:fill="auto"/>
            <w:noWrap/>
            <w:vAlign w:val="bottom"/>
            <w:hideMark/>
          </w:tcPr>
          <w:p w14:paraId="25A69B5A" w14:textId="77777777" w:rsidR="002D12E3" w:rsidRPr="00970564" w:rsidRDefault="002D12E3" w:rsidP="00E922A2">
            <w:pPr>
              <w:spacing w:after="0" w:line="360" w:lineRule="auto"/>
              <w:jc w:val="center"/>
              <w:rPr>
                <w:rFonts w:cs="Arial"/>
                <w:color w:val="000000"/>
              </w:rPr>
            </w:pPr>
            <w:r w:rsidRPr="00970564">
              <w:rPr>
                <w:rFonts w:cs="Arial"/>
                <w:color w:val="000000"/>
              </w:rPr>
              <w:t>1</w:t>
            </w:r>
          </w:p>
        </w:tc>
        <w:tc>
          <w:tcPr>
            <w:tcW w:w="579" w:type="pct"/>
            <w:tcBorders>
              <w:top w:val="nil"/>
              <w:left w:val="nil"/>
              <w:bottom w:val="nil"/>
              <w:right w:val="nil"/>
            </w:tcBorders>
            <w:shd w:val="clear" w:color="auto" w:fill="auto"/>
            <w:vAlign w:val="center"/>
            <w:hideMark/>
          </w:tcPr>
          <w:p w14:paraId="03A2A2C4" w14:textId="3298261B" w:rsidR="002D12E3" w:rsidRPr="00970564" w:rsidRDefault="00B653B6" w:rsidP="00E922A2">
            <w:pPr>
              <w:spacing w:after="0" w:line="360" w:lineRule="auto"/>
              <w:jc w:val="center"/>
              <w:rPr>
                <w:rFonts w:cs="Arial"/>
                <w:color w:val="000000"/>
              </w:rPr>
            </w:pPr>
            <w:r>
              <w:rPr>
                <w:rFonts w:cs="Arial"/>
                <w:color w:val="000000"/>
              </w:rPr>
              <w:t>1.93</w:t>
            </w:r>
          </w:p>
        </w:tc>
        <w:tc>
          <w:tcPr>
            <w:tcW w:w="464" w:type="pct"/>
            <w:tcBorders>
              <w:top w:val="nil"/>
              <w:left w:val="nil"/>
              <w:bottom w:val="nil"/>
              <w:right w:val="nil"/>
            </w:tcBorders>
            <w:shd w:val="clear" w:color="auto" w:fill="auto"/>
            <w:vAlign w:val="center"/>
            <w:hideMark/>
          </w:tcPr>
          <w:p w14:paraId="114AEF3B" w14:textId="1FEED5BF" w:rsidR="002D12E3" w:rsidRPr="00970564" w:rsidRDefault="00B653B6" w:rsidP="00E922A2">
            <w:pPr>
              <w:spacing w:after="0" w:line="360" w:lineRule="auto"/>
              <w:jc w:val="center"/>
              <w:rPr>
                <w:rFonts w:cs="Arial"/>
                <w:color w:val="000000"/>
              </w:rPr>
            </w:pPr>
            <w:r>
              <w:rPr>
                <w:rFonts w:cs="Arial"/>
                <w:color w:val="000000"/>
              </w:rPr>
              <w:t>0.33</w:t>
            </w:r>
          </w:p>
        </w:tc>
        <w:tc>
          <w:tcPr>
            <w:tcW w:w="579" w:type="pct"/>
            <w:tcBorders>
              <w:top w:val="nil"/>
              <w:left w:val="nil"/>
              <w:bottom w:val="nil"/>
              <w:right w:val="nil"/>
            </w:tcBorders>
            <w:shd w:val="clear" w:color="auto" w:fill="auto"/>
            <w:vAlign w:val="center"/>
            <w:hideMark/>
          </w:tcPr>
          <w:p w14:paraId="02C85C7D" w14:textId="77777777" w:rsidR="002D12E3" w:rsidRPr="00970564" w:rsidRDefault="002D12E3" w:rsidP="00E922A2">
            <w:pPr>
              <w:spacing w:after="0" w:line="360" w:lineRule="auto"/>
              <w:jc w:val="center"/>
              <w:rPr>
                <w:rFonts w:cs="Arial"/>
                <w:color w:val="000000"/>
              </w:rPr>
            </w:pPr>
            <w:r w:rsidRPr="00970564">
              <w:rPr>
                <w:rFonts w:cs="Arial"/>
                <w:color w:val="000000"/>
              </w:rPr>
              <w:t>1.94</w:t>
            </w:r>
          </w:p>
        </w:tc>
        <w:tc>
          <w:tcPr>
            <w:tcW w:w="464" w:type="pct"/>
            <w:tcBorders>
              <w:top w:val="nil"/>
              <w:left w:val="nil"/>
              <w:bottom w:val="nil"/>
              <w:right w:val="nil"/>
            </w:tcBorders>
            <w:shd w:val="clear" w:color="auto" w:fill="auto"/>
            <w:vAlign w:val="center"/>
            <w:hideMark/>
          </w:tcPr>
          <w:p w14:paraId="5B90E7C6" w14:textId="77777777" w:rsidR="002D12E3" w:rsidRPr="00970564" w:rsidRDefault="002D12E3" w:rsidP="00E922A2">
            <w:pPr>
              <w:spacing w:after="0" w:line="360" w:lineRule="auto"/>
              <w:jc w:val="center"/>
              <w:rPr>
                <w:rFonts w:cs="Arial"/>
                <w:color w:val="000000"/>
              </w:rPr>
            </w:pPr>
            <w:r w:rsidRPr="00970564">
              <w:rPr>
                <w:rFonts w:cs="Arial"/>
                <w:color w:val="000000"/>
              </w:rPr>
              <w:t>0.33</w:t>
            </w:r>
          </w:p>
        </w:tc>
      </w:tr>
      <w:tr w:rsidR="00662ECF" w:rsidRPr="00970564" w14:paraId="3F8FF815"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01D63C4E"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12D43536" w14:textId="77777777" w:rsidR="002D12E3" w:rsidRPr="00970564" w:rsidRDefault="002D12E3" w:rsidP="00E922A2">
            <w:pPr>
              <w:spacing w:after="0" w:line="360" w:lineRule="auto"/>
              <w:jc w:val="center"/>
              <w:rPr>
                <w:rFonts w:cs="Arial"/>
                <w:color w:val="000000"/>
              </w:rPr>
            </w:pPr>
            <w:r w:rsidRPr="00970564">
              <w:rPr>
                <w:rFonts w:cs="Arial"/>
                <w:color w:val="000000"/>
              </w:rPr>
              <w:t>2</w:t>
            </w:r>
          </w:p>
        </w:tc>
        <w:tc>
          <w:tcPr>
            <w:tcW w:w="579" w:type="pct"/>
            <w:tcBorders>
              <w:top w:val="nil"/>
              <w:left w:val="nil"/>
              <w:bottom w:val="nil"/>
              <w:right w:val="nil"/>
            </w:tcBorders>
            <w:shd w:val="clear" w:color="auto" w:fill="auto"/>
            <w:vAlign w:val="center"/>
            <w:hideMark/>
          </w:tcPr>
          <w:p w14:paraId="720A06EC" w14:textId="16D71D3A" w:rsidR="002D12E3" w:rsidRPr="00970564" w:rsidRDefault="00B653B6" w:rsidP="00E922A2">
            <w:pPr>
              <w:spacing w:after="0" w:line="360" w:lineRule="auto"/>
              <w:jc w:val="center"/>
              <w:rPr>
                <w:rFonts w:cs="Arial"/>
                <w:color w:val="000000"/>
              </w:rPr>
            </w:pPr>
            <w:r>
              <w:rPr>
                <w:rFonts w:cs="Arial"/>
                <w:color w:val="000000"/>
              </w:rPr>
              <w:t>2.26</w:t>
            </w:r>
          </w:p>
        </w:tc>
        <w:tc>
          <w:tcPr>
            <w:tcW w:w="464" w:type="pct"/>
            <w:tcBorders>
              <w:top w:val="nil"/>
              <w:left w:val="nil"/>
              <w:bottom w:val="nil"/>
              <w:right w:val="nil"/>
            </w:tcBorders>
            <w:shd w:val="clear" w:color="auto" w:fill="auto"/>
            <w:vAlign w:val="center"/>
            <w:hideMark/>
          </w:tcPr>
          <w:p w14:paraId="05B88652" w14:textId="77777777" w:rsidR="002D12E3" w:rsidRPr="00970564" w:rsidRDefault="002D12E3" w:rsidP="00E922A2">
            <w:pPr>
              <w:spacing w:after="0" w:line="360" w:lineRule="auto"/>
              <w:jc w:val="center"/>
              <w:rPr>
                <w:rFonts w:cs="Arial"/>
                <w:color w:val="000000"/>
              </w:rPr>
            </w:pPr>
            <w:r w:rsidRPr="00970564">
              <w:rPr>
                <w:rFonts w:cs="Arial"/>
                <w:color w:val="000000"/>
              </w:rPr>
              <w:t>0.32</w:t>
            </w:r>
          </w:p>
        </w:tc>
        <w:tc>
          <w:tcPr>
            <w:tcW w:w="579" w:type="pct"/>
            <w:tcBorders>
              <w:top w:val="nil"/>
              <w:left w:val="nil"/>
              <w:bottom w:val="nil"/>
              <w:right w:val="nil"/>
            </w:tcBorders>
            <w:shd w:val="clear" w:color="auto" w:fill="auto"/>
            <w:vAlign w:val="center"/>
            <w:hideMark/>
          </w:tcPr>
          <w:p w14:paraId="1305B190" w14:textId="77777777" w:rsidR="002D12E3" w:rsidRPr="00970564" w:rsidRDefault="002D12E3" w:rsidP="00E922A2">
            <w:pPr>
              <w:spacing w:after="0" w:line="360" w:lineRule="auto"/>
              <w:jc w:val="center"/>
              <w:rPr>
                <w:rFonts w:cs="Arial"/>
                <w:color w:val="000000"/>
              </w:rPr>
            </w:pPr>
            <w:r w:rsidRPr="00970564">
              <w:rPr>
                <w:rFonts w:cs="Arial"/>
                <w:color w:val="000000"/>
              </w:rPr>
              <w:t>2.27</w:t>
            </w:r>
          </w:p>
        </w:tc>
        <w:tc>
          <w:tcPr>
            <w:tcW w:w="464" w:type="pct"/>
            <w:tcBorders>
              <w:top w:val="nil"/>
              <w:left w:val="nil"/>
              <w:bottom w:val="nil"/>
              <w:right w:val="nil"/>
            </w:tcBorders>
            <w:shd w:val="clear" w:color="auto" w:fill="auto"/>
            <w:vAlign w:val="center"/>
            <w:hideMark/>
          </w:tcPr>
          <w:p w14:paraId="5C799683" w14:textId="77777777" w:rsidR="002D12E3" w:rsidRPr="00970564" w:rsidRDefault="002D12E3" w:rsidP="00E922A2">
            <w:pPr>
              <w:spacing w:after="0" w:line="360" w:lineRule="auto"/>
              <w:jc w:val="center"/>
              <w:rPr>
                <w:rFonts w:cs="Arial"/>
                <w:color w:val="000000"/>
              </w:rPr>
            </w:pPr>
            <w:r w:rsidRPr="00970564">
              <w:rPr>
                <w:rFonts w:cs="Arial"/>
                <w:color w:val="000000"/>
              </w:rPr>
              <w:t>0.29</w:t>
            </w:r>
          </w:p>
        </w:tc>
      </w:tr>
      <w:tr w:rsidR="00662ECF" w:rsidRPr="00970564" w14:paraId="0C9E6CD1" w14:textId="77777777" w:rsidTr="004B1491">
        <w:trPr>
          <w:trHeight w:val="274"/>
        </w:trPr>
        <w:tc>
          <w:tcPr>
            <w:tcW w:w="2335" w:type="pct"/>
            <w:gridSpan w:val="2"/>
            <w:tcBorders>
              <w:top w:val="nil"/>
              <w:left w:val="nil"/>
              <w:bottom w:val="nil"/>
              <w:right w:val="nil"/>
            </w:tcBorders>
            <w:shd w:val="clear" w:color="auto" w:fill="auto"/>
            <w:noWrap/>
            <w:vAlign w:val="bottom"/>
            <w:hideMark/>
          </w:tcPr>
          <w:p w14:paraId="112D04F7" w14:textId="77777777" w:rsidR="002D12E3" w:rsidRPr="00970564" w:rsidRDefault="002D12E3" w:rsidP="00E922A2">
            <w:pPr>
              <w:spacing w:after="0" w:line="360" w:lineRule="auto"/>
              <w:jc w:val="right"/>
              <w:rPr>
                <w:rFonts w:cs="Arial"/>
                <w:color w:val="000000"/>
              </w:rPr>
            </w:pPr>
          </w:p>
        </w:tc>
        <w:tc>
          <w:tcPr>
            <w:tcW w:w="579" w:type="pct"/>
            <w:tcBorders>
              <w:top w:val="nil"/>
              <w:left w:val="nil"/>
              <w:bottom w:val="nil"/>
              <w:right w:val="nil"/>
            </w:tcBorders>
            <w:shd w:val="clear" w:color="auto" w:fill="auto"/>
            <w:noWrap/>
            <w:vAlign w:val="bottom"/>
            <w:hideMark/>
          </w:tcPr>
          <w:p w14:paraId="07242836" w14:textId="77777777" w:rsidR="002D12E3" w:rsidRPr="00970564" w:rsidRDefault="002D12E3" w:rsidP="00E922A2">
            <w:pPr>
              <w:spacing w:after="0" w:line="360" w:lineRule="auto"/>
              <w:jc w:val="center"/>
              <w:rPr>
                <w:rFonts w:cs="Arial"/>
                <w:color w:val="000000"/>
              </w:rPr>
            </w:pPr>
            <w:r w:rsidRPr="00970564">
              <w:rPr>
                <w:rFonts w:cs="Arial"/>
                <w:color w:val="000000"/>
              </w:rPr>
              <w:t>3</w:t>
            </w:r>
          </w:p>
        </w:tc>
        <w:tc>
          <w:tcPr>
            <w:tcW w:w="579" w:type="pct"/>
            <w:tcBorders>
              <w:top w:val="nil"/>
              <w:left w:val="nil"/>
              <w:bottom w:val="nil"/>
              <w:right w:val="nil"/>
            </w:tcBorders>
            <w:shd w:val="clear" w:color="auto" w:fill="auto"/>
            <w:vAlign w:val="center"/>
            <w:hideMark/>
          </w:tcPr>
          <w:p w14:paraId="1127671A" w14:textId="09D5BD61" w:rsidR="002D12E3" w:rsidRPr="00970564" w:rsidRDefault="00B653B6" w:rsidP="00E922A2">
            <w:pPr>
              <w:spacing w:after="0" w:line="360" w:lineRule="auto"/>
              <w:jc w:val="center"/>
              <w:rPr>
                <w:rFonts w:cs="Arial"/>
                <w:color w:val="000000"/>
              </w:rPr>
            </w:pPr>
            <w:r>
              <w:rPr>
                <w:rFonts w:cs="Arial"/>
                <w:color w:val="000000"/>
              </w:rPr>
              <w:t>2.23</w:t>
            </w:r>
          </w:p>
        </w:tc>
        <w:tc>
          <w:tcPr>
            <w:tcW w:w="464" w:type="pct"/>
            <w:tcBorders>
              <w:top w:val="nil"/>
              <w:left w:val="nil"/>
              <w:bottom w:val="nil"/>
              <w:right w:val="nil"/>
            </w:tcBorders>
            <w:shd w:val="clear" w:color="auto" w:fill="auto"/>
            <w:vAlign w:val="center"/>
            <w:hideMark/>
          </w:tcPr>
          <w:p w14:paraId="2FAB0EDD" w14:textId="12DD3E68" w:rsidR="002D12E3" w:rsidRPr="00970564" w:rsidRDefault="00B653B6" w:rsidP="00E922A2">
            <w:pPr>
              <w:spacing w:after="0" w:line="360" w:lineRule="auto"/>
              <w:jc w:val="center"/>
              <w:rPr>
                <w:rFonts w:cs="Arial"/>
                <w:color w:val="000000"/>
              </w:rPr>
            </w:pPr>
            <w:r>
              <w:rPr>
                <w:rFonts w:cs="Arial"/>
                <w:color w:val="000000"/>
              </w:rPr>
              <w:t>0.31</w:t>
            </w:r>
          </w:p>
        </w:tc>
        <w:tc>
          <w:tcPr>
            <w:tcW w:w="579" w:type="pct"/>
            <w:tcBorders>
              <w:top w:val="nil"/>
              <w:left w:val="nil"/>
              <w:bottom w:val="nil"/>
              <w:right w:val="nil"/>
            </w:tcBorders>
            <w:shd w:val="clear" w:color="auto" w:fill="auto"/>
            <w:vAlign w:val="center"/>
            <w:hideMark/>
          </w:tcPr>
          <w:p w14:paraId="5065F386" w14:textId="77777777" w:rsidR="002D12E3" w:rsidRPr="00970564" w:rsidRDefault="002D12E3" w:rsidP="00E922A2">
            <w:pPr>
              <w:spacing w:after="0" w:line="360" w:lineRule="auto"/>
              <w:jc w:val="center"/>
              <w:rPr>
                <w:rFonts w:cs="Arial"/>
                <w:color w:val="000000"/>
              </w:rPr>
            </w:pPr>
            <w:r w:rsidRPr="00970564">
              <w:rPr>
                <w:rFonts w:cs="Arial"/>
                <w:color w:val="000000"/>
              </w:rPr>
              <w:t>2.26</w:t>
            </w:r>
          </w:p>
        </w:tc>
        <w:tc>
          <w:tcPr>
            <w:tcW w:w="464" w:type="pct"/>
            <w:tcBorders>
              <w:top w:val="nil"/>
              <w:left w:val="nil"/>
              <w:bottom w:val="nil"/>
              <w:right w:val="nil"/>
            </w:tcBorders>
            <w:shd w:val="clear" w:color="auto" w:fill="auto"/>
            <w:vAlign w:val="center"/>
            <w:hideMark/>
          </w:tcPr>
          <w:p w14:paraId="723C4134" w14:textId="77777777" w:rsidR="002D12E3" w:rsidRPr="00970564" w:rsidRDefault="002D12E3" w:rsidP="00E922A2">
            <w:pPr>
              <w:spacing w:after="0" w:line="360" w:lineRule="auto"/>
              <w:jc w:val="center"/>
              <w:rPr>
                <w:rFonts w:cs="Arial"/>
                <w:color w:val="000000"/>
              </w:rPr>
            </w:pPr>
            <w:r w:rsidRPr="00970564">
              <w:rPr>
                <w:rFonts w:cs="Arial"/>
                <w:color w:val="000000"/>
              </w:rPr>
              <w:t>0.26</w:t>
            </w:r>
          </w:p>
        </w:tc>
      </w:tr>
      <w:tr w:rsidR="00662ECF" w:rsidRPr="00970564" w14:paraId="09A5E7F0" w14:textId="77777777" w:rsidTr="004B1491">
        <w:trPr>
          <w:trHeight w:val="287"/>
        </w:trPr>
        <w:tc>
          <w:tcPr>
            <w:tcW w:w="2335" w:type="pct"/>
            <w:gridSpan w:val="2"/>
            <w:tcBorders>
              <w:top w:val="nil"/>
              <w:left w:val="nil"/>
              <w:bottom w:val="single" w:sz="8" w:space="0" w:color="auto"/>
              <w:right w:val="nil"/>
            </w:tcBorders>
            <w:shd w:val="clear" w:color="auto" w:fill="auto"/>
            <w:noWrap/>
            <w:vAlign w:val="bottom"/>
            <w:hideMark/>
          </w:tcPr>
          <w:p w14:paraId="34C14A65" w14:textId="77777777" w:rsidR="002D12E3" w:rsidRPr="00970564" w:rsidRDefault="002D12E3" w:rsidP="00E922A2">
            <w:pPr>
              <w:spacing w:after="0" w:line="360" w:lineRule="auto"/>
              <w:rPr>
                <w:rFonts w:cs="Arial"/>
                <w:color w:val="000000"/>
              </w:rPr>
            </w:pPr>
            <w:r w:rsidRPr="00970564">
              <w:rPr>
                <w:rFonts w:cs="Arial"/>
                <w:color w:val="000000"/>
              </w:rPr>
              <w:t> </w:t>
            </w:r>
          </w:p>
        </w:tc>
        <w:tc>
          <w:tcPr>
            <w:tcW w:w="579" w:type="pct"/>
            <w:tcBorders>
              <w:top w:val="nil"/>
              <w:left w:val="nil"/>
              <w:bottom w:val="single" w:sz="8" w:space="0" w:color="auto"/>
              <w:right w:val="nil"/>
            </w:tcBorders>
            <w:shd w:val="clear" w:color="auto" w:fill="auto"/>
            <w:noWrap/>
            <w:vAlign w:val="bottom"/>
            <w:hideMark/>
          </w:tcPr>
          <w:p w14:paraId="764FCE91" w14:textId="77777777" w:rsidR="002D12E3" w:rsidRPr="00970564" w:rsidRDefault="002D12E3" w:rsidP="00E922A2">
            <w:pPr>
              <w:spacing w:after="0" w:line="360" w:lineRule="auto"/>
              <w:jc w:val="center"/>
              <w:rPr>
                <w:rFonts w:cs="Arial"/>
                <w:color w:val="000000"/>
              </w:rPr>
            </w:pPr>
            <w:r w:rsidRPr="00970564">
              <w:rPr>
                <w:rFonts w:cs="Arial"/>
                <w:color w:val="000000"/>
              </w:rPr>
              <w:t>4</w:t>
            </w:r>
          </w:p>
        </w:tc>
        <w:tc>
          <w:tcPr>
            <w:tcW w:w="579" w:type="pct"/>
            <w:tcBorders>
              <w:top w:val="nil"/>
              <w:left w:val="nil"/>
              <w:bottom w:val="single" w:sz="8" w:space="0" w:color="auto"/>
              <w:right w:val="nil"/>
            </w:tcBorders>
            <w:shd w:val="clear" w:color="auto" w:fill="auto"/>
            <w:vAlign w:val="center"/>
            <w:hideMark/>
          </w:tcPr>
          <w:p w14:paraId="6EB4949F" w14:textId="7613C4D6" w:rsidR="002D12E3" w:rsidRPr="00970564" w:rsidRDefault="00B653B6" w:rsidP="00E922A2">
            <w:pPr>
              <w:spacing w:after="0" w:line="360" w:lineRule="auto"/>
              <w:jc w:val="center"/>
              <w:rPr>
                <w:rFonts w:cs="Arial"/>
                <w:color w:val="000000"/>
              </w:rPr>
            </w:pPr>
            <w:r>
              <w:rPr>
                <w:rFonts w:cs="Arial"/>
                <w:color w:val="000000"/>
              </w:rPr>
              <w:t>2.40</w:t>
            </w:r>
          </w:p>
        </w:tc>
        <w:tc>
          <w:tcPr>
            <w:tcW w:w="464" w:type="pct"/>
            <w:tcBorders>
              <w:top w:val="nil"/>
              <w:left w:val="nil"/>
              <w:bottom w:val="single" w:sz="8" w:space="0" w:color="auto"/>
              <w:right w:val="nil"/>
            </w:tcBorders>
            <w:shd w:val="clear" w:color="auto" w:fill="auto"/>
            <w:vAlign w:val="center"/>
            <w:hideMark/>
          </w:tcPr>
          <w:p w14:paraId="20B69305" w14:textId="50EBA8CA" w:rsidR="002D12E3" w:rsidRPr="00970564" w:rsidRDefault="00B653B6" w:rsidP="00E922A2">
            <w:pPr>
              <w:spacing w:after="0" w:line="360" w:lineRule="auto"/>
              <w:jc w:val="center"/>
              <w:rPr>
                <w:rFonts w:cs="Arial"/>
                <w:color w:val="000000"/>
              </w:rPr>
            </w:pPr>
            <w:r>
              <w:rPr>
                <w:rFonts w:cs="Arial"/>
                <w:color w:val="000000"/>
              </w:rPr>
              <w:t>0.30</w:t>
            </w:r>
          </w:p>
        </w:tc>
        <w:tc>
          <w:tcPr>
            <w:tcW w:w="579" w:type="pct"/>
            <w:tcBorders>
              <w:top w:val="nil"/>
              <w:left w:val="nil"/>
              <w:bottom w:val="single" w:sz="8" w:space="0" w:color="auto"/>
              <w:right w:val="nil"/>
            </w:tcBorders>
            <w:shd w:val="clear" w:color="auto" w:fill="auto"/>
            <w:vAlign w:val="center"/>
            <w:hideMark/>
          </w:tcPr>
          <w:p w14:paraId="1732F904" w14:textId="77777777" w:rsidR="002D12E3" w:rsidRPr="00970564" w:rsidRDefault="002D12E3" w:rsidP="00E922A2">
            <w:pPr>
              <w:spacing w:after="0" w:line="360" w:lineRule="auto"/>
              <w:jc w:val="center"/>
              <w:rPr>
                <w:rFonts w:cs="Arial"/>
                <w:color w:val="000000"/>
              </w:rPr>
            </w:pPr>
            <w:r w:rsidRPr="00970564">
              <w:rPr>
                <w:rFonts w:cs="Arial"/>
                <w:color w:val="000000"/>
              </w:rPr>
              <w:t>2.37</w:t>
            </w:r>
          </w:p>
        </w:tc>
        <w:tc>
          <w:tcPr>
            <w:tcW w:w="464" w:type="pct"/>
            <w:tcBorders>
              <w:top w:val="nil"/>
              <w:left w:val="nil"/>
              <w:bottom w:val="single" w:sz="8" w:space="0" w:color="auto"/>
              <w:right w:val="nil"/>
            </w:tcBorders>
            <w:shd w:val="clear" w:color="auto" w:fill="auto"/>
            <w:vAlign w:val="center"/>
            <w:hideMark/>
          </w:tcPr>
          <w:p w14:paraId="1987CBE6" w14:textId="77777777" w:rsidR="002D12E3" w:rsidRPr="00970564" w:rsidRDefault="002D12E3" w:rsidP="00E922A2">
            <w:pPr>
              <w:spacing w:after="0" w:line="360" w:lineRule="auto"/>
              <w:jc w:val="center"/>
              <w:rPr>
                <w:rFonts w:cs="Arial"/>
                <w:color w:val="000000"/>
              </w:rPr>
            </w:pPr>
            <w:r w:rsidRPr="00970564">
              <w:rPr>
                <w:rFonts w:cs="Arial"/>
                <w:color w:val="000000"/>
              </w:rPr>
              <w:t>0.28</w:t>
            </w:r>
          </w:p>
        </w:tc>
      </w:tr>
    </w:tbl>
    <w:p w14:paraId="3CBF8A33" w14:textId="77777777" w:rsidR="002D12E3" w:rsidRPr="00970564" w:rsidRDefault="002D12E3" w:rsidP="00E922A2">
      <w:pPr>
        <w:spacing w:line="240" w:lineRule="auto"/>
        <w:jc w:val="both"/>
        <w:rPr>
          <w:rFonts w:cs="Arial"/>
        </w:rPr>
      </w:pPr>
    </w:p>
    <w:p w14:paraId="1B25A038" w14:textId="77777777" w:rsidR="002D12E3" w:rsidRPr="00970564" w:rsidRDefault="002D12E3" w:rsidP="00E922A2">
      <w:pPr>
        <w:rPr>
          <w:rFonts w:eastAsia="Calibri" w:cs="Arial"/>
          <w:b/>
          <w:lang w:eastAsia="ja-JP"/>
        </w:rPr>
      </w:pPr>
      <w:r w:rsidRPr="00970564">
        <w:rPr>
          <w:rFonts w:eastAsia="Calibri" w:cs="Arial"/>
          <w:b/>
          <w:lang w:eastAsia="ja-JP"/>
        </w:rPr>
        <w:br w:type="page"/>
      </w:r>
    </w:p>
    <w:tbl>
      <w:tblPr>
        <w:tblW w:w="8644" w:type="dxa"/>
        <w:tblLook w:val="04A0" w:firstRow="1" w:lastRow="0" w:firstColumn="1" w:lastColumn="0" w:noHBand="0" w:noVBand="1"/>
      </w:tblPr>
      <w:tblGrid>
        <w:gridCol w:w="4005"/>
        <w:gridCol w:w="1293"/>
        <w:gridCol w:w="921"/>
        <w:gridCol w:w="751"/>
        <w:gridCol w:w="921"/>
        <w:gridCol w:w="753"/>
      </w:tblGrid>
      <w:tr w:rsidR="00C0416E" w:rsidRPr="00D065DC" w14:paraId="6AD50208" w14:textId="77777777" w:rsidTr="00C0416E">
        <w:trPr>
          <w:trHeight w:val="556"/>
        </w:trPr>
        <w:tc>
          <w:tcPr>
            <w:tcW w:w="8644" w:type="dxa"/>
            <w:gridSpan w:val="6"/>
            <w:tcBorders>
              <w:top w:val="nil"/>
              <w:left w:val="nil"/>
              <w:bottom w:val="single" w:sz="8" w:space="0" w:color="auto"/>
              <w:right w:val="nil"/>
            </w:tcBorders>
            <w:shd w:val="clear" w:color="auto" w:fill="auto"/>
            <w:vAlign w:val="center"/>
            <w:hideMark/>
          </w:tcPr>
          <w:p w14:paraId="44CF96B2" w14:textId="7160641C" w:rsidR="00C0416E" w:rsidRPr="00C0416E" w:rsidRDefault="00C0416E" w:rsidP="00E922A2">
            <w:pPr>
              <w:spacing w:line="360" w:lineRule="auto"/>
              <w:jc w:val="both"/>
              <w:rPr>
                <w:rFonts w:eastAsia="Calibri" w:cs="Arial"/>
                <w:lang w:eastAsia="ja-JP"/>
              </w:rPr>
            </w:pPr>
            <w:r w:rsidRPr="00970564">
              <w:rPr>
                <w:rStyle w:val="Heading3Char"/>
                <w:rFonts w:cs="Arial"/>
              </w:rPr>
              <w:t>Supplemental Table 3</w:t>
            </w:r>
            <w:r w:rsidRPr="00970564">
              <w:rPr>
                <w:rFonts w:eastAsia="Calibri" w:cs="Arial"/>
                <w:lang w:eastAsia="ja-JP"/>
              </w:rPr>
              <w:t>: Descriptive statistics for "</w:t>
            </w:r>
            <w:r w:rsidR="00955042">
              <w:rPr>
                <w:rFonts w:eastAsia="Calibri" w:cs="Arial"/>
                <w:lang w:eastAsia="ja-JP"/>
              </w:rPr>
              <w:t>task</w:t>
            </w:r>
            <w:r w:rsidRPr="00970564">
              <w:rPr>
                <w:rFonts w:eastAsia="Calibri" w:cs="Arial"/>
                <w:lang w:eastAsia="ja-JP"/>
              </w:rPr>
              <w:t xml:space="preserve"> vs</w:t>
            </w:r>
            <w:r>
              <w:rPr>
                <w:rFonts w:eastAsia="Calibri" w:cs="Arial"/>
                <w:lang w:eastAsia="ja-JP"/>
              </w:rPr>
              <w:t xml:space="preserve"> no effort" indifference points</w:t>
            </w:r>
          </w:p>
        </w:tc>
      </w:tr>
      <w:tr w:rsidR="00C0416E" w:rsidRPr="00D065DC" w14:paraId="224182E0" w14:textId="77777777" w:rsidTr="00C0416E">
        <w:trPr>
          <w:trHeight w:val="277"/>
        </w:trPr>
        <w:tc>
          <w:tcPr>
            <w:tcW w:w="4005" w:type="dxa"/>
            <w:tcBorders>
              <w:top w:val="nil"/>
              <w:left w:val="nil"/>
              <w:bottom w:val="single" w:sz="8" w:space="0" w:color="auto"/>
              <w:right w:val="nil"/>
            </w:tcBorders>
            <w:shd w:val="clear" w:color="auto" w:fill="auto"/>
            <w:noWrap/>
            <w:vAlign w:val="bottom"/>
            <w:hideMark/>
          </w:tcPr>
          <w:p w14:paraId="08BBD5CF" w14:textId="77777777" w:rsidR="00C0416E" w:rsidRPr="00D065DC" w:rsidRDefault="00C0416E" w:rsidP="00E922A2">
            <w:pPr>
              <w:spacing w:after="0" w:line="360" w:lineRule="auto"/>
              <w:rPr>
                <w:rFonts w:eastAsia="Times New Roman" w:cs="Times New Roman"/>
                <w:b/>
                <w:bCs/>
                <w:color w:val="000000"/>
              </w:rPr>
            </w:pPr>
            <w:r w:rsidRPr="00D065DC">
              <w:rPr>
                <w:rFonts w:eastAsia="Times New Roman" w:cs="Times New Roman"/>
                <w:b/>
                <w:bCs/>
                <w:color w:val="000000"/>
              </w:rPr>
              <w:t>Condition</w:t>
            </w:r>
          </w:p>
        </w:tc>
        <w:tc>
          <w:tcPr>
            <w:tcW w:w="1293" w:type="dxa"/>
            <w:tcBorders>
              <w:top w:val="single" w:sz="8" w:space="0" w:color="auto"/>
              <w:left w:val="nil"/>
              <w:bottom w:val="single" w:sz="8" w:space="0" w:color="auto"/>
              <w:right w:val="nil"/>
            </w:tcBorders>
            <w:shd w:val="clear" w:color="auto" w:fill="auto"/>
            <w:noWrap/>
            <w:vAlign w:val="bottom"/>
            <w:hideMark/>
          </w:tcPr>
          <w:p w14:paraId="29062511"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Set size</w:t>
            </w:r>
          </w:p>
        </w:tc>
        <w:tc>
          <w:tcPr>
            <w:tcW w:w="1672" w:type="dxa"/>
            <w:gridSpan w:val="2"/>
            <w:tcBorders>
              <w:top w:val="single" w:sz="8" w:space="0" w:color="auto"/>
              <w:left w:val="nil"/>
              <w:bottom w:val="single" w:sz="8" w:space="0" w:color="auto"/>
              <w:right w:val="nil"/>
            </w:tcBorders>
            <w:shd w:val="clear" w:color="auto" w:fill="auto"/>
            <w:noWrap/>
            <w:vAlign w:val="bottom"/>
            <w:hideMark/>
          </w:tcPr>
          <w:p w14:paraId="6BC8BFDC" w14:textId="5F885F9F" w:rsidR="00C0416E" w:rsidRPr="00D065DC" w:rsidRDefault="00C0416E" w:rsidP="00E922A2">
            <w:pPr>
              <w:spacing w:after="0" w:line="360" w:lineRule="auto"/>
              <w:jc w:val="center"/>
              <w:rPr>
                <w:rFonts w:eastAsia="Times New Roman" w:cs="Times New Roman"/>
                <w:b/>
                <w:bCs/>
                <w:color w:val="000000"/>
              </w:rPr>
            </w:pPr>
            <w:r>
              <w:rPr>
                <w:rFonts w:eastAsia="Times New Roman" w:cs="Times New Roman"/>
                <w:b/>
                <w:bCs/>
                <w:color w:val="000000"/>
              </w:rPr>
              <w:t>Experiment 1</w:t>
            </w:r>
          </w:p>
        </w:tc>
        <w:tc>
          <w:tcPr>
            <w:tcW w:w="1673" w:type="dxa"/>
            <w:gridSpan w:val="2"/>
            <w:tcBorders>
              <w:top w:val="single" w:sz="8" w:space="0" w:color="auto"/>
              <w:left w:val="nil"/>
              <w:bottom w:val="single" w:sz="8" w:space="0" w:color="auto"/>
              <w:right w:val="nil"/>
            </w:tcBorders>
            <w:shd w:val="clear" w:color="auto" w:fill="auto"/>
            <w:noWrap/>
            <w:vAlign w:val="bottom"/>
            <w:hideMark/>
          </w:tcPr>
          <w:p w14:paraId="0F754E17" w14:textId="2F592701" w:rsidR="00C0416E" w:rsidRPr="00D065DC" w:rsidRDefault="00C0416E" w:rsidP="00E922A2">
            <w:pPr>
              <w:spacing w:after="0" w:line="360" w:lineRule="auto"/>
              <w:jc w:val="center"/>
              <w:rPr>
                <w:rFonts w:eastAsia="Times New Roman" w:cs="Times New Roman"/>
                <w:b/>
                <w:bCs/>
                <w:color w:val="000000"/>
              </w:rPr>
            </w:pPr>
            <w:r>
              <w:rPr>
                <w:rFonts w:eastAsia="Times New Roman" w:cs="Times New Roman"/>
                <w:b/>
                <w:bCs/>
                <w:color w:val="000000"/>
              </w:rPr>
              <w:t>Experiment 2</w:t>
            </w:r>
          </w:p>
        </w:tc>
      </w:tr>
      <w:tr w:rsidR="00C0416E" w:rsidRPr="00D065DC" w14:paraId="640DF98A" w14:textId="77777777" w:rsidTr="00C0416E">
        <w:trPr>
          <w:trHeight w:val="277"/>
        </w:trPr>
        <w:tc>
          <w:tcPr>
            <w:tcW w:w="4005" w:type="dxa"/>
            <w:tcBorders>
              <w:top w:val="nil"/>
              <w:left w:val="nil"/>
              <w:bottom w:val="nil"/>
              <w:right w:val="nil"/>
            </w:tcBorders>
            <w:shd w:val="clear" w:color="auto" w:fill="auto"/>
            <w:noWrap/>
            <w:vAlign w:val="bottom"/>
            <w:hideMark/>
          </w:tcPr>
          <w:p w14:paraId="46469FE5" w14:textId="77777777" w:rsidR="00C0416E" w:rsidRPr="00D065DC" w:rsidRDefault="00C0416E"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293" w:type="dxa"/>
            <w:tcBorders>
              <w:top w:val="single" w:sz="8" w:space="0" w:color="auto"/>
              <w:left w:val="nil"/>
              <w:bottom w:val="nil"/>
              <w:right w:val="nil"/>
            </w:tcBorders>
            <w:shd w:val="clear" w:color="auto" w:fill="auto"/>
            <w:noWrap/>
            <w:vAlign w:val="bottom"/>
            <w:hideMark/>
          </w:tcPr>
          <w:p w14:paraId="1E70E9D6" w14:textId="0BB02BBF" w:rsidR="00C0416E" w:rsidRPr="00D065DC" w:rsidRDefault="00C0416E" w:rsidP="00E922A2">
            <w:pPr>
              <w:spacing w:after="0" w:line="360" w:lineRule="auto"/>
              <w:jc w:val="center"/>
              <w:rPr>
                <w:rFonts w:eastAsia="Times New Roman" w:cs="Times New Roman"/>
                <w:color w:val="000000"/>
              </w:rPr>
            </w:pPr>
          </w:p>
        </w:tc>
        <w:tc>
          <w:tcPr>
            <w:tcW w:w="921" w:type="dxa"/>
            <w:tcBorders>
              <w:top w:val="nil"/>
              <w:left w:val="nil"/>
              <w:bottom w:val="nil"/>
              <w:right w:val="nil"/>
            </w:tcBorders>
            <w:shd w:val="clear" w:color="auto" w:fill="auto"/>
            <w:noWrap/>
            <w:vAlign w:val="bottom"/>
            <w:hideMark/>
          </w:tcPr>
          <w:p w14:paraId="6CC781D1"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Mean</w:t>
            </w:r>
          </w:p>
        </w:tc>
        <w:tc>
          <w:tcPr>
            <w:tcW w:w="750" w:type="dxa"/>
            <w:tcBorders>
              <w:top w:val="nil"/>
              <w:left w:val="nil"/>
              <w:bottom w:val="nil"/>
              <w:right w:val="nil"/>
            </w:tcBorders>
            <w:shd w:val="clear" w:color="auto" w:fill="auto"/>
            <w:noWrap/>
            <w:vAlign w:val="bottom"/>
            <w:hideMark/>
          </w:tcPr>
          <w:p w14:paraId="3CCC2F47"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SD</w:t>
            </w:r>
          </w:p>
        </w:tc>
        <w:tc>
          <w:tcPr>
            <w:tcW w:w="921" w:type="dxa"/>
            <w:tcBorders>
              <w:top w:val="nil"/>
              <w:left w:val="nil"/>
              <w:bottom w:val="nil"/>
              <w:right w:val="nil"/>
            </w:tcBorders>
            <w:shd w:val="clear" w:color="auto" w:fill="auto"/>
            <w:noWrap/>
            <w:vAlign w:val="bottom"/>
            <w:hideMark/>
          </w:tcPr>
          <w:p w14:paraId="003E967B"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Mean</w:t>
            </w:r>
          </w:p>
        </w:tc>
        <w:tc>
          <w:tcPr>
            <w:tcW w:w="751" w:type="dxa"/>
            <w:tcBorders>
              <w:top w:val="nil"/>
              <w:left w:val="nil"/>
              <w:bottom w:val="nil"/>
              <w:right w:val="nil"/>
            </w:tcBorders>
            <w:shd w:val="clear" w:color="auto" w:fill="auto"/>
            <w:noWrap/>
            <w:vAlign w:val="bottom"/>
            <w:hideMark/>
          </w:tcPr>
          <w:p w14:paraId="7C1F9E6F" w14:textId="77777777" w:rsidR="00C0416E" w:rsidRPr="00D065DC" w:rsidRDefault="00C0416E" w:rsidP="00E922A2">
            <w:pPr>
              <w:spacing w:after="0" w:line="360" w:lineRule="auto"/>
              <w:jc w:val="center"/>
              <w:rPr>
                <w:rFonts w:eastAsia="Times New Roman" w:cs="Times New Roman"/>
                <w:b/>
                <w:bCs/>
                <w:color w:val="000000"/>
              </w:rPr>
            </w:pPr>
            <w:r w:rsidRPr="00D065DC">
              <w:rPr>
                <w:rFonts w:eastAsia="Times New Roman" w:cs="Times New Roman"/>
                <w:b/>
                <w:bCs/>
                <w:color w:val="000000"/>
              </w:rPr>
              <w:t>SD</w:t>
            </w:r>
          </w:p>
        </w:tc>
      </w:tr>
      <w:tr w:rsidR="00C0416E" w:rsidRPr="00D065DC" w14:paraId="6C9E4EAB" w14:textId="77777777" w:rsidTr="00C0416E">
        <w:trPr>
          <w:trHeight w:val="265"/>
        </w:trPr>
        <w:tc>
          <w:tcPr>
            <w:tcW w:w="4005" w:type="dxa"/>
            <w:tcBorders>
              <w:top w:val="nil"/>
              <w:left w:val="nil"/>
              <w:bottom w:val="nil"/>
              <w:right w:val="nil"/>
            </w:tcBorders>
            <w:shd w:val="clear" w:color="auto" w:fill="auto"/>
            <w:noWrap/>
            <w:vAlign w:val="bottom"/>
            <w:hideMark/>
          </w:tcPr>
          <w:p w14:paraId="072B1D0C" w14:textId="77777777" w:rsidR="00C0416E" w:rsidRPr="00D065DC" w:rsidRDefault="00C0416E" w:rsidP="00E922A2">
            <w:pPr>
              <w:spacing w:after="0" w:line="360" w:lineRule="auto"/>
              <w:rPr>
                <w:rFonts w:eastAsia="Times New Roman" w:cs="Times New Roman"/>
                <w:color w:val="000000"/>
              </w:rPr>
            </w:pPr>
            <w:r w:rsidRPr="00D065DC">
              <w:rPr>
                <w:rFonts w:eastAsia="Times New Roman" w:cs="Times New Roman"/>
                <w:color w:val="000000"/>
              </w:rPr>
              <w:t>Ignore</w:t>
            </w:r>
          </w:p>
        </w:tc>
        <w:tc>
          <w:tcPr>
            <w:tcW w:w="1293" w:type="dxa"/>
            <w:tcBorders>
              <w:top w:val="nil"/>
              <w:left w:val="nil"/>
              <w:bottom w:val="nil"/>
              <w:right w:val="nil"/>
            </w:tcBorders>
            <w:shd w:val="clear" w:color="auto" w:fill="auto"/>
            <w:noWrap/>
            <w:vAlign w:val="bottom"/>
            <w:hideMark/>
          </w:tcPr>
          <w:p w14:paraId="1C05F6C8"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Across</w:t>
            </w:r>
          </w:p>
        </w:tc>
        <w:tc>
          <w:tcPr>
            <w:tcW w:w="921" w:type="dxa"/>
            <w:tcBorders>
              <w:top w:val="nil"/>
              <w:left w:val="nil"/>
              <w:bottom w:val="nil"/>
              <w:right w:val="nil"/>
            </w:tcBorders>
            <w:shd w:val="clear" w:color="auto" w:fill="auto"/>
            <w:vAlign w:val="center"/>
            <w:hideMark/>
          </w:tcPr>
          <w:p w14:paraId="2BD90A9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1.48</w:t>
            </w:r>
          </w:p>
        </w:tc>
        <w:tc>
          <w:tcPr>
            <w:tcW w:w="750" w:type="dxa"/>
            <w:tcBorders>
              <w:top w:val="nil"/>
              <w:left w:val="nil"/>
              <w:bottom w:val="nil"/>
              <w:right w:val="nil"/>
            </w:tcBorders>
            <w:shd w:val="clear" w:color="auto" w:fill="auto"/>
            <w:vAlign w:val="center"/>
            <w:hideMark/>
          </w:tcPr>
          <w:p w14:paraId="4077CB3F"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0.45</w:t>
            </w:r>
          </w:p>
        </w:tc>
        <w:tc>
          <w:tcPr>
            <w:tcW w:w="921" w:type="dxa"/>
            <w:tcBorders>
              <w:top w:val="nil"/>
              <w:left w:val="nil"/>
              <w:bottom w:val="nil"/>
              <w:right w:val="nil"/>
            </w:tcBorders>
            <w:shd w:val="clear" w:color="auto" w:fill="auto"/>
            <w:vAlign w:val="center"/>
            <w:hideMark/>
          </w:tcPr>
          <w:p w14:paraId="4EBD16EA"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1.36</w:t>
            </w:r>
          </w:p>
        </w:tc>
        <w:tc>
          <w:tcPr>
            <w:tcW w:w="751" w:type="dxa"/>
            <w:tcBorders>
              <w:top w:val="nil"/>
              <w:left w:val="nil"/>
              <w:bottom w:val="nil"/>
              <w:right w:val="nil"/>
            </w:tcBorders>
            <w:shd w:val="clear" w:color="auto" w:fill="auto"/>
            <w:vAlign w:val="center"/>
            <w:hideMark/>
          </w:tcPr>
          <w:p w14:paraId="4724DF7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0.52</w:t>
            </w:r>
          </w:p>
        </w:tc>
      </w:tr>
      <w:tr w:rsidR="00C0416E" w:rsidRPr="00D065DC" w14:paraId="25CD182C" w14:textId="77777777" w:rsidTr="00C0416E">
        <w:trPr>
          <w:trHeight w:val="265"/>
        </w:trPr>
        <w:tc>
          <w:tcPr>
            <w:tcW w:w="4005" w:type="dxa"/>
            <w:tcBorders>
              <w:top w:val="nil"/>
              <w:left w:val="nil"/>
              <w:bottom w:val="nil"/>
              <w:right w:val="nil"/>
            </w:tcBorders>
            <w:shd w:val="clear" w:color="auto" w:fill="auto"/>
            <w:noWrap/>
            <w:vAlign w:val="bottom"/>
            <w:hideMark/>
          </w:tcPr>
          <w:p w14:paraId="103CDFEC"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0A67267F"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w:t>
            </w:r>
          </w:p>
        </w:tc>
        <w:tc>
          <w:tcPr>
            <w:tcW w:w="921" w:type="dxa"/>
            <w:tcBorders>
              <w:top w:val="nil"/>
              <w:left w:val="nil"/>
              <w:bottom w:val="nil"/>
              <w:right w:val="nil"/>
            </w:tcBorders>
            <w:shd w:val="clear" w:color="auto" w:fill="auto"/>
            <w:vAlign w:val="center"/>
            <w:hideMark/>
          </w:tcPr>
          <w:p w14:paraId="323C8DBC"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1.57</w:t>
            </w:r>
          </w:p>
        </w:tc>
        <w:tc>
          <w:tcPr>
            <w:tcW w:w="750" w:type="dxa"/>
            <w:tcBorders>
              <w:top w:val="nil"/>
              <w:left w:val="nil"/>
              <w:bottom w:val="nil"/>
              <w:right w:val="nil"/>
            </w:tcBorders>
            <w:shd w:val="clear" w:color="auto" w:fill="auto"/>
            <w:vAlign w:val="center"/>
            <w:hideMark/>
          </w:tcPr>
          <w:p w14:paraId="58163698"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0.47</w:t>
            </w:r>
          </w:p>
        </w:tc>
        <w:tc>
          <w:tcPr>
            <w:tcW w:w="921" w:type="dxa"/>
            <w:tcBorders>
              <w:top w:val="nil"/>
              <w:left w:val="nil"/>
              <w:bottom w:val="nil"/>
              <w:right w:val="nil"/>
            </w:tcBorders>
            <w:shd w:val="clear" w:color="auto" w:fill="auto"/>
            <w:vAlign w:val="center"/>
            <w:hideMark/>
          </w:tcPr>
          <w:p w14:paraId="6739422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1.48</w:t>
            </w:r>
          </w:p>
        </w:tc>
        <w:tc>
          <w:tcPr>
            <w:tcW w:w="751" w:type="dxa"/>
            <w:tcBorders>
              <w:top w:val="nil"/>
              <w:left w:val="nil"/>
              <w:bottom w:val="nil"/>
              <w:right w:val="nil"/>
            </w:tcBorders>
            <w:shd w:val="clear" w:color="auto" w:fill="auto"/>
            <w:vAlign w:val="center"/>
            <w:hideMark/>
          </w:tcPr>
          <w:p w14:paraId="1AAACED2"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0.49</w:t>
            </w:r>
          </w:p>
        </w:tc>
      </w:tr>
      <w:tr w:rsidR="00C0416E" w:rsidRPr="00D065DC" w14:paraId="289BC67E" w14:textId="77777777" w:rsidTr="00C0416E">
        <w:trPr>
          <w:trHeight w:val="265"/>
        </w:trPr>
        <w:tc>
          <w:tcPr>
            <w:tcW w:w="4005" w:type="dxa"/>
            <w:tcBorders>
              <w:top w:val="nil"/>
              <w:left w:val="nil"/>
              <w:bottom w:val="nil"/>
              <w:right w:val="nil"/>
            </w:tcBorders>
            <w:shd w:val="clear" w:color="auto" w:fill="auto"/>
            <w:noWrap/>
            <w:vAlign w:val="bottom"/>
            <w:hideMark/>
          </w:tcPr>
          <w:p w14:paraId="48250735"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4F925112"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2</w:t>
            </w:r>
          </w:p>
        </w:tc>
        <w:tc>
          <w:tcPr>
            <w:tcW w:w="921" w:type="dxa"/>
            <w:tcBorders>
              <w:top w:val="nil"/>
              <w:left w:val="nil"/>
              <w:bottom w:val="nil"/>
              <w:right w:val="nil"/>
            </w:tcBorders>
            <w:shd w:val="clear" w:color="auto" w:fill="auto"/>
            <w:vAlign w:val="center"/>
            <w:hideMark/>
          </w:tcPr>
          <w:p w14:paraId="3B3D110E"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1.56</w:t>
            </w:r>
          </w:p>
        </w:tc>
        <w:tc>
          <w:tcPr>
            <w:tcW w:w="750" w:type="dxa"/>
            <w:tcBorders>
              <w:top w:val="nil"/>
              <w:left w:val="nil"/>
              <w:bottom w:val="nil"/>
              <w:right w:val="nil"/>
            </w:tcBorders>
            <w:shd w:val="clear" w:color="auto" w:fill="auto"/>
            <w:vAlign w:val="center"/>
            <w:hideMark/>
          </w:tcPr>
          <w:p w14:paraId="30C4270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0.39</w:t>
            </w:r>
          </w:p>
        </w:tc>
        <w:tc>
          <w:tcPr>
            <w:tcW w:w="921" w:type="dxa"/>
            <w:tcBorders>
              <w:top w:val="nil"/>
              <w:left w:val="nil"/>
              <w:bottom w:val="nil"/>
              <w:right w:val="nil"/>
            </w:tcBorders>
            <w:shd w:val="clear" w:color="auto" w:fill="auto"/>
            <w:vAlign w:val="center"/>
            <w:hideMark/>
          </w:tcPr>
          <w:p w14:paraId="701AAC7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1.42</w:t>
            </w:r>
          </w:p>
        </w:tc>
        <w:tc>
          <w:tcPr>
            <w:tcW w:w="751" w:type="dxa"/>
            <w:tcBorders>
              <w:top w:val="nil"/>
              <w:left w:val="nil"/>
              <w:bottom w:val="nil"/>
              <w:right w:val="nil"/>
            </w:tcBorders>
            <w:shd w:val="clear" w:color="auto" w:fill="auto"/>
            <w:vAlign w:val="center"/>
            <w:hideMark/>
          </w:tcPr>
          <w:p w14:paraId="4A57E292"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0.52</w:t>
            </w:r>
          </w:p>
        </w:tc>
      </w:tr>
      <w:tr w:rsidR="00C0416E" w:rsidRPr="00D065DC" w14:paraId="79C938FE" w14:textId="77777777" w:rsidTr="00C0416E">
        <w:trPr>
          <w:trHeight w:val="265"/>
        </w:trPr>
        <w:tc>
          <w:tcPr>
            <w:tcW w:w="4005" w:type="dxa"/>
            <w:tcBorders>
              <w:top w:val="nil"/>
              <w:left w:val="nil"/>
              <w:bottom w:val="nil"/>
              <w:right w:val="nil"/>
            </w:tcBorders>
            <w:shd w:val="clear" w:color="auto" w:fill="auto"/>
            <w:noWrap/>
            <w:vAlign w:val="bottom"/>
            <w:hideMark/>
          </w:tcPr>
          <w:p w14:paraId="7B1AA63D"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4868638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3</w:t>
            </w:r>
          </w:p>
        </w:tc>
        <w:tc>
          <w:tcPr>
            <w:tcW w:w="921" w:type="dxa"/>
            <w:tcBorders>
              <w:top w:val="nil"/>
              <w:left w:val="nil"/>
              <w:bottom w:val="nil"/>
              <w:right w:val="nil"/>
            </w:tcBorders>
            <w:shd w:val="clear" w:color="auto" w:fill="auto"/>
            <w:vAlign w:val="center"/>
            <w:hideMark/>
          </w:tcPr>
          <w:p w14:paraId="67BF0523"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1.46</w:t>
            </w:r>
          </w:p>
        </w:tc>
        <w:tc>
          <w:tcPr>
            <w:tcW w:w="750" w:type="dxa"/>
            <w:tcBorders>
              <w:top w:val="nil"/>
              <w:left w:val="nil"/>
              <w:bottom w:val="nil"/>
              <w:right w:val="nil"/>
            </w:tcBorders>
            <w:shd w:val="clear" w:color="auto" w:fill="auto"/>
            <w:vAlign w:val="center"/>
            <w:hideMark/>
          </w:tcPr>
          <w:p w14:paraId="2634FA6A"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0.48</w:t>
            </w:r>
          </w:p>
        </w:tc>
        <w:tc>
          <w:tcPr>
            <w:tcW w:w="921" w:type="dxa"/>
            <w:tcBorders>
              <w:top w:val="nil"/>
              <w:left w:val="nil"/>
              <w:bottom w:val="nil"/>
              <w:right w:val="nil"/>
            </w:tcBorders>
            <w:shd w:val="clear" w:color="auto" w:fill="auto"/>
            <w:vAlign w:val="center"/>
            <w:hideMark/>
          </w:tcPr>
          <w:p w14:paraId="59778129"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1.29</w:t>
            </w:r>
          </w:p>
        </w:tc>
        <w:tc>
          <w:tcPr>
            <w:tcW w:w="751" w:type="dxa"/>
            <w:tcBorders>
              <w:top w:val="nil"/>
              <w:left w:val="nil"/>
              <w:bottom w:val="nil"/>
              <w:right w:val="nil"/>
            </w:tcBorders>
            <w:shd w:val="clear" w:color="auto" w:fill="auto"/>
            <w:vAlign w:val="center"/>
            <w:hideMark/>
          </w:tcPr>
          <w:p w14:paraId="58A2D4C4"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0.58</w:t>
            </w:r>
          </w:p>
        </w:tc>
      </w:tr>
      <w:tr w:rsidR="00C0416E" w:rsidRPr="00D065DC" w14:paraId="647A1A75" w14:textId="77777777" w:rsidTr="00C0416E">
        <w:trPr>
          <w:trHeight w:val="265"/>
        </w:trPr>
        <w:tc>
          <w:tcPr>
            <w:tcW w:w="4005" w:type="dxa"/>
            <w:tcBorders>
              <w:top w:val="nil"/>
              <w:left w:val="nil"/>
              <w:bottom w:val="nil"/>
              <w:right w:val="nil"/>
            </w:tcBorders>
            <w:shd w:val="clear" w:color="auto" w:fill="auto"/>
            <w:noWrap/>
            <w:vAlign w:val="bottom"/>
            <w:hideMark/>
          </w:tcPr>
          <w:p w14:paraId="379C67A7"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0641436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4</w:t>
            </w:r>
          </w:p>
        </w:tc>
        <w:tc>
          <w:tcPr>
            <w:tcW w:w="921" w:type="dxa"/>
            <w:tcBorders>
              <w:top w:val="nil"/>
              <w:left w:val="nil"/>
              <w:bottom w:val="nil"/>
              <w:right w:val="nil"/>
            </w:tcBorders>
            <w:shd w:val="clear" w:color="auto" w:fill="auto"/>
            <w:vAlign w:val="center"/>
            <w:hideMark/>
          </w:tcPr>
          <w:p w14:paraId="10C419DE"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1.34</w:t>
            </w:r>
          </w:p>
        </w:tc>
        <w:tc>
          <w:tcPr>
            <w:tcW w:w="750" w:type="dxa"/>
            <w:tcBorders>
              <w:top w:val="nil"/>
              <w:left w:val="nil"/>
              <w:bottom w:val="nil"/>
              <w:right w:val="nil"/>
            </w:tcBorders>
            <w:shd w:val="clear" w:color="auto" w:fill="auto"/>
            <w:vAlign w:val="center"/>
            <w:hideMark/>
          </w:tcPr>
          <w:p w14:paraId="4E2123C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0.56</w:t>
            </w:r>
          </w:p>
        </w:tc>
        <w:tc>
          <w:tcPr>
            <w:tcW w:w="921" w:type="dxa"/>
            <w:tcBorders>
              <w:top w:val="nil"/>
              <w:left w:val="nil"/>
              <w:bottom w:val="nil"/>
              <w:right w:val="nil"/>
            </w:tcBorders>
            <w:shd w:val="clear" w:color="auto" w:fill="auto"/>
            <w:vAlign w:val="center"/>
            <w:hideMark/>
          </w:tcPr>
          <w:p w14:paraId="68656F3D"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1.16</w:t>
            </w:r>
          </w:p>
        </w:tc>
        <w:tc>
          <w:tcPr>
            <w:tcW w:w="751" w:type="dxa"/>
            <w:tcBorders>
              <w:top w:val="nil"/>
              <w:left w:val="nil"/>
              <w:bottom w:val="nil"/>
              <w:right w:val="nil"/>
            </w:tcBorders>
            <w:shd w:val="clear" w:color="auto" w:fill="auto"/>
            <w:vAlign w:val="center"/>
            <w:hideMark/>
          </w:tcPr>
          <w:p w14:paraId="166965FB"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0.62</w:t>
            </w:r>
          </w:p>
        </w:tc>
      </w:tr>
      <w:tr w:rsidR="00C0416E" w:rsidRPr="00D065DC" w14:paraId="34865D05" w14:textId="77777777" w:rsidTr="00C0416E">
        <w:trPr>
          <w:trHeight w:val="265"/>
        </w:trPr>
        <w:tc>
          <w:tcPr>
            <w:tcW w:w="4005" w:type="dxa"/>
            <w:tcBorders>
              <w:top w:val="nil"/>
              <w:left w:val="nil"/>
              <w:bottom w:val="nil"/>
              <w:right w:val="nil"/>
            </w:tcBorders>
            <w:shd w:val="clear" w:color="auto" w:fill="auto"/>
            <w:noWrap/>
            <w:vAlign w:val="bottom"/>
            <w:hideMark/>
          </w:tcPr>
          <w:p w14:paraId="3B55F743" w14:textId="77777777" w:rsidR="00C0416E" w:rsidRPr="00D065DC" w:rsidRDefault="00C0416E" w:rsidP="00E922A2">
            <w:pPr>
              <w:spacing w:after="0" w:line="360" w:lineRule="auto"/>
              <w:rPr>
                <w:rFonts w:eastAsia="Times New Roman" w:cs="Times New Roman"/>
                <w:color w:val="000000"/>
              </w:rPr>
            </w:pPr>
            <w:r w:rsidRPr="00D065DC">
              <w:rPr>
                <w:rFonts w:eastAsia="Times New Roman" w:cs="Times New Roman"/>
                <w:color w:val="000000"/>
              </w:rPr>
              <w:t>Update</w:t>
            </w:r>
          </w:p>
        </w:tc>
        <w:tc>
          <w:tcPr>
            <w:tcW w:w="1293" w:type="dxa"/>
            <w:tcBorders>
              <w:top w:val="nil"/>
              <w:left w:val="nil"/>
              <w:bottom w:val="nil"/>
              <w:right w:val="nil"/>
            </w:tcBorders>
            <w:shd w:val="clear" w:color="auto" w:fill="auto"/>
            <w:noWrap/>
            <w:vAlign w:val="bottom"/>
            <w:hideMark/>
          </w:tcPr>
          <w:p w14:paraId="6BFB895F"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Across</w:t>
            </w:r>
          </w:p>
        </w:tc>
        <w:tc>
          <w:tcPr>
            <w:tcW w:w="921" w:type="dxa"/>
            <w:tcBorders>
              <w:top w:val="nil"/>
              <w:left w:val="nil"/>
              <w:bottom w:val="nil"/>
              <w:right w:val="nil"/>
            </w:tcBorders>
            <w:shd w:val="clear" w:color="auto" w:fill="auto"/>
            <w:vAlign w:val="center"/>
            <w:hideMark/>
          </w:tcPr>
          <w:p w14:paraId="2BD1FF0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1.55</w:t>
            </w:r>
          </w:p>
        </w:tc>
        <w:tc>
          <w:tcPr>
            <w:tcW w:w="750" w:type="dxa"/>
            <w:tcBorders>
              <w:top w:val="nil"/>
              <w:left w:val="nil"/>
              <w:bottom w:val="nil"/>
              <w:right w:val="nil"/>
            </w:tcBorders>
            <w:shd w:val="clear" w:color="auto" w:fill="auto"/>
            <w:vAlign w:val="center"/>
            <w:hideMark/>
          </w:tcPr>
          <w:p w14:paraId="32311FE2"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0.46</w:t>
            </w:r>
          </w:p>
        </w:tc>
        <w:tc>
          <w:tcPr>
            <w:tcW w:w="921" w:type="dxa"/>
            <w:tcBorders>
              <w:top w:val="nil"/>
              <w:left w:val="nil"/>
              <w:bottom w:val="nil"/>
              <w:right w:val="nil"/>
            </w:tcBorders>
            <w:shd w:val="clear" w:color="auto" w:fill="auto"/>
            <w:vAlign w:val="center"/>
            <w:hideMark/>
          </w:tcPr>
          <w:p w14:paraId="21A0FC5E"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1.48</w:t>
            </w:r>
          </w:p>
        </w:tc>
        <w:tc>
          <w:tcPr>
            <w:tcW w:w="751" w:type="dxa"/>
            <w:tcBorders>
              <w:top w:val="nil"/>
              <w:left w:val="nil"/>
              <w:bottom w:val="nil"/>
              <w:right w:val="nil"/>
            </w:tcBorders>
            <w:shd w:val="clear" w:color="auto" w:fill="auto"/>
            <w:vAlign w:val="center"/>
            <w:hideMark/>
          </w:tcPr>
          <w:p w14:paraId="37FE5EC4"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0.42</w:t>
            </w:r>
          </w:p>
        </w:tc>
      </w:tr>
      <w:tr w:rsidR="00C0416E" w:rsidRPr="00D065DC" w14:paraId="7E232188" w14:textId="77777777" w:rsidTr="00C0416E">
        <w:trPr>
          <w:trHeight w:val="265"/>
        </w:trPr>
        <w:tc>
          <w:tcPr>
            <w:tcW w:w="4005" w:type="dxa"/>
            <w:tcBorders>
              <w:top w:val="nil"/>
              <w:left w:val="nil"/>
              <w:bottom w:val="nil"/>
              <w:right w:val="nil"/>
            </w:tcBorders>
            <w:shd w:val="clear" w:color="auto" w:fill="auto"/>
            <w:noWrap/>
            <w:vAlign w:val="bottom"/>
            <w:hideMark/>
          </w:tcPr>
          <w:p w14:paraId="21AB5E29"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46482076"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w:t>
            </w:r>
          </w:p>
        </w:tc>
        <w:tc>
          <w:tcPr>
            <w:tcW w:w="921" w:type="dxa"/>
            <w:tcBorders>
              <w:top w:val="nil"/>
              <w:left w:val="nil"/>
              <w:bottom w:val="nil"/>
              <w:right w:val="nil"/>
            </w:tcBorders>
            <w:shd w:val="clear" w:color="auto" w:fill="auto"/>
            <w:vAlign w:val="center"/>
            <w:hideMark/>
          </w:tcPr>
          <w:p w14:paraId="5812395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1.59</w:t>
            </w:r>
          </w:p>
        </w:tc>
        <w:tc>
          <w:tcPr>
            <w:tcW w:w="750" w:type="dxa"/>
            <w:tcBorders>
              <w:top w:val="nil"/>
              <w:left w:val="nil"/>
              <w:bottom w:val="nil"/>
              <w:right w:val="nil"/>
            </w:tcBorders>
            <w:shd w:val="clear" w:color="auto" w:fill="auto"/>
            <w:vAlign w:val="center"/>
            <w:hideMark/>
          </w:tcPr>
          <w:p w14:paraId="4E2E9CB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0.44</w:t>
            </w:r>
          </w:p>
        </w:tc>
        <w:tc>
          <w:tcPr>
            <w:tcW w:w="921" w:type="dxa"/>
            <w:tcBorders>
              <w:top w:val="nil"/>
              <w:left w:val="nil"/>
              <w:bottom w:val="nil"/>
              <w:right w:val="nil"/>
            </w:tcBorders>
            <w:shd w:val="clear" w:color="auto" w:fill="auto"/>
            <w:vAlign w:val="center"/>
            <w:hideMark/>
          </w:tcPr>
          <w:p w14:paraId="6D3EF7B6"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1.58</w:t>
            </w:r>
          </w:p>
        </w:tc>
        <w:tc>
          <w:tcPr>
            <w:tcW w:w="751" w:type="dxa"/>
            <w:tcBorders>
              <w:top w:val="nil"/>
              <w:left w:val="nil"/>
              <w:bottom w:val="nil"/>
              <w:right w:val="nil"/>
            </w:tcBorders>
            <w:shd w:val="clear" w:color="auto" w:fill="auto"/>
            <w:vAlign w:val="center"/>
            <w:hideMark/>
          </w:tcPr>
          <w:p w14:paraId="23B1FC2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0.41</w:t>
            </w:r>
          </w:p>
        </w:tc>
      </w:tr>
      <w:tr w:rsidR="00C0416E" w:rsidRPr="00D065DC" w14:paraId="2AB5C6E3" w14:textId="77777777" w:rsidTr="00C0416E">
        <w:trPr>
          <w:trHeight w:val="277"/>
        </w:trPr>
        <w:tc>
          <w:tcPr>
            <w:tcW w:w="4005" w:type="dxa"/>
            <w:tcBorders>
              <w:top w:val="nil"/>
              <w:left w:val="nil"/>
              <w:bottom w:val="nil"/>
              <w:right w:val="nil"/>
            </w:tcBorders>
            <w:shd w:val="clear" w:color="auto" w:fill="auto"/>
            <w:noWrap/>
            <w:vAlign w:val="bottom"/>
            <w:hideMark/>
          </w:tcPr>
          <w:p w14:paraId="24CA558B"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0140882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2</w:t>
            </w:r>
          </w:p>
        </w:tc>
        <w:tc>
          <w:tcPr>
            <w:tcW w:w="921" w:type="dxa"/>
            <w:tcBorders>
              <w:top w:val="nil"/>
              <w:left w:val="nil"/>
              <w:bottom w:val="nil"/>
              <w:right w:val="nil"/>
            </w:tcBorders>
            <w:shd w:val="clear" w:color="auto" w:fill="auto"/>
            <w:vAlign w:val="center"/>
            <w:hideMark/>
          </w:tcPr>
          <w:p w14:paraId="23B3B45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1.60</w:t>
            </w:r>
          </w:p>
        </w:tc>
        <w:tc>
          <w:tcPr>
            <w:tcW w:w="750" w:type="dxa"/>
            <w:tcBorders>
              <w:top w:val="nil"/>
              <w:left w:val="nil"/>
              <w:bottom w:val="nil"/>
              <w:right w:val="nil"/>
            </w:tcBorders>
            <w:shd w:val="clear" w:color="auto" w:fill="auto"/>
            <w:vAlign w:val="center"/>
            <w:hideMark/>
          </w:tcPr>
          <w:p w14:paraId="4019DFE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0.44</w:t>
            </w:r>
          </w:p>
        </w:tc>
        <w:tc>
          <w:tcPr>
            <w:tcW w:w="921" w:type="dxa"/>
            <w:tcBorders>
              <w:top w:val="nil"/>
              <w:left w:val="nil"/>
              <w:bottom w:val="nil"/>
              <w:right w:val="nil"/>
            </w:tcBorders>
            <w:shd w:val="clear" w:color="auto" w:fill="auto"/>
            <w:vAlign w:val="center"/>
            <w:hideMark/>
          </w:tcPr>
          <w:p w14:paraId="3BAF305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1.54</w:t>
            </w:r>
          </w:p>
        </w:tc>
        <w:tc>
          <w:tcPr>
            <w:tcW w:w="751" w:type="dxa"/>
            <w:tcBorders>
              <w:top w:val="nil"/>
              <w:left w:val="nil"/>
              <w:bottom w:val="nil"/>
              <w:right w:val="nil"/>
            </w:tcBorders>
            <w:shd w:val="clear" w:color="auto" w:fill="auto"/>
            <w:vAlign w:val="center"/>
            <w:hideMark/>
          </w:tcPr>
          <w:p w14:paraId="4ADD6699"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0.45</w:t>
            </w:r>
          </w:p>
        </w:tc>
      </w:tr>
      <w:tr w:rsidR="00C0416E" w:rsidRPr="00D065DC" w14:paraId="17D5F830" w14:textId="77777777" w:rsidTr="00C0416E">
        <w:trPr>
          <w:trHeight w:val="290"/>
        </w:trPr>
        <w:tc>
          <w:tcPr>
            <w:tcW w:w="4005" w:type="dxa"/>
            <w:tcBorders>
              <w:top w:val="nil"/>
              <w:left w:val="nil"/>
              <w:bottom w:val="nil"/>
              <w:right w:val="nil"/>
            </w:tcBorders>
            <w:shd w:val="clear" w:color="auto" w:fill="auto"/>
            <w:noWrap/>
            <w:vAlign w:val="bottom"/>
            <w:hideMark/>
          </w:tcPr>
          <w:p w14:paraId="1A9BBAFF" w14:textId="77777777" w:rsidR="00C0416E" w:rsidRPr="00D065DC" w:rsidRDefault="00C0416E" w:rsidP="00E922A2">
            <w:pPr>
              <w:spacing w:after="0" w:line="360" w:lineRule="auto"/>
              <w:jc w:val="right"/>
              <w:rPr>
                <w:rFonts w:eastAsia="Times New Roman" w:cs="Times New Roman"/>
                <w:color w:val="000000"/>
              </w:rPr>
            </w:pPr>
          </w:p>
        </w:tc>
        <w:tc>
          <w:tcPr>
            <w:tcW w:w="1293" w:type="dxa"/>
            <w:tcBorders>
              <w:top w:val="nil"/>
              <w:left w:val="nil"/>
              <w:bottom w:val="nil"/>
              <w:right w:val="nil"/>
            </w:tcBorders>
            <w:shd w:val="clear" w:color="auto" w:fill="auto"/>
            <w:noWrap/>
            <w:vAlign w:val="bottom"/>
            <w:hideMark/>
          </w:tcPr>
          <w:p w14:paraId="63619BE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3</w:t>
            </w:r>
          </w:p>
        </w:tc>
        <w:tc>
          <w:tcPr>
            <w:tcW w:w="921" w:type="dxa"/>
            <w:tcBorders>
              <w:top w:val="nil"/>
              <w:left w:val="nil"/>
              <w:bottom w:val="nil"/>
              <w:right w:val="nil"/>
            </w:tcBorders>
            <w:shd w:val="clear" w:color="auto" w:fill="auto"/>
            <w:vAlign w:val="center"/>
            <w:hideMark/>
          </w:tcPr>
          <w:p w14:paraId="32A5FF60"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1.58</w:t>
            </w:r>
          </w:p>
        </w:tc>
        <w:tc>
          <w:tcPr>
            <w:tcW w:w="750" w:type="dxa"/>
            <w:tcBorders>
              <w:top w:val="nil"/>
              <w:left w:val="nil"/>
              <w:bottom w:val="nil"/>
              <w:right w:val="nil"/>
            </w:tcBorders>
            <w:shd w:val="clear" w:color="auto" w:fill="auto"/>
            <w:vAlign w:val="center"/>
            <w:hideMark/>
          </w:tcPr>
          <w:p w14:paraId="2542CA49"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0.50</w:t>
            </w:r>
          </w:p>
        </w:tc>
        <w:tc>
          <w:tcPr>
            <w:tcW w:w="921" w:type="dxa"/>
            <w:tcBorders>
              <w:top w:val="nil"/>
              <w:left w:val="nil"/>
              <w:bottom w:val="nil"/>
              <w:right w:val="nil"/>
            </w:tcBorders>
            <w:shd w:val="clear" w:color="auto" w:fill="auto"/>
            <w:vAlign w:val="center"/>
            <w:hideMark/>
          </w:tcPr>
          <w:p w14:paraId="0E572625"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1.35</w:t>
            </w:r>
          </w:p>
        </w:tc>
        <w:tc>
          <w:tcPr>
            <w:tcW w:w="751" w:type="dxa"/>
            <w:tcBorders>
              <w:top w:val="nil"/>
              <w:left w:val="nil"/>
              <w:bottom w:val="nil"/>
              <w:right w:val="nil"/>
            </w:tcBorders>
            <w:shd w:val="clear" w:color="auto" w:fill="auto"/>
            <w:vAlign w:val="center"/>
            <w:hideMark/>
          </w:tcPr>
          <w:p w14:paraId="405F01D4"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0.55</w:t>
            </w:r>
          </w:p>
        </w:tc>
      </w:tr>
      <w:tr w:rsidR="00C0416E" w:rsidRPr="00D065DC" w14:paraId="79B65223" w14:textId="77777777" w:rsidTr="00C0416E">
        <w:trPr>
          <w:trHeight w:val="290"/>
        </w:trPr>
        <w:tc>
          <w:tcPr>
            <w:tcW w:w="4005" w:type="dxa"/>
            <w:tcBorders>
              <w:top w:val="nil"/>
              <w:left w:val="nil"/>
              <w:bottom w:val="single" w:sz="8" w:space="0" w:color="auto"/>
              <w:right w:val="nil"/>
            </w:tcBorders>
            <w:shd w:val="clear" w:color="auto" w:fill="auto"/>
            <w:noWrap/>
            <w:vAlign w:val="bottom"/>
            <w:hideMark/>
          </w:tcPr>
          <w:p w14:paraId="069EF892" w14:textId="77777777" w:rsidR="00C0416E" w:rsidRPr="00D065DC" w:rsidRDefault="00C0416E" w:rsidP="00E922A2">
            <w:pPr>
              <w:spacing w:after="0" w:line="360" w:lineRule="auto"/>
              <w:rPr>
                <w:rFonts w:eastAsia="Times New Roman" w:cs="Times New Roman"/>
                <w:color w:val="000000"/>
              </w:rPr>
            </w:pPr>
            <w:r w:rsidRPr="00D065DC">
              <w:rPr>
                <w:rFonts w:eastAsia="Times New Roman" w:cs="Times New Roman"/>
                <w:color w:val="000000"/>
              </w:rPr>
              <w:t> </w:t>
            </w:r>
          </w:p>
        </w:tc>
        <w:tc>
          <w:tcPr>
            <w:tcW w:w="1293" w:type="dxa"/>
            <w:tcBorders>
              <w:top w:val="nil"/>
              <w:left w:val="nil"/>
              <w:bottom w:val="single" w:sz="8" w:space="0" w:color="auto"/>
              <w:right w:val="nil"/>
            </w:tcBorders>
            <w:shd w:val="clear" w:color="auto" w:fill="auto"/>
            <w:noWrap/>
            <w:vAlign w:val="bottom"/>
            <w:hideMark/>
          </w:tcPr>
          <w:p w14:paraId="1BB2B62F"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4</w:t>
            </w:r>
          </w:p>
        </w:tc>
        <w:tc>
          <w:tcPr>
            <w:tcW w:w="921" w:type="dxa"/>
            <w:tcBorders>
              <w:top w:val="nil"/>
              <w:left w:val="nil"/>
              <w:bottom w:val="single" w:sz="8" w:space="0" w:color="auto"/>
              <w:right w:val="nil"/>
            </w:tcBorders>
            <w:shd w:val="clear" w:color="auto" w:fill="auto"/>
            <w:vAlign w:val="center"/>
            <w:hideMark/>
          </w:tcPr>
          <w:p w14:paraId="3203E4F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1.46</w:t>
            </w:r>
          </w:p>
        </w:tc>
        <w:tc>
          <w:tcPr>
            <w:tcW w:w="750" w:type="dxa"/>
            <w:tcBorders>
              <w:top w:val="nil"/>
              <w:left w:val="nil"/>
              <w:bottom w:val="single" w:sz="8" w:space="0" w:color="auto"/>
              <w:right w:val="nil"/>
            </w:tcBorders>
            <w:shd w:val="clear" w:color="auto" w:fill="auto"/>
            <w:vAlign w:val="center"/>
            <w:hideMark/>
          </w:tcPr>
          <w:p w14:paraId="5A72D069"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0.57</w:t>
            </w:r>
          </w:p>
        </w:tc>
        <w:tc>
          <w:tcPr>
            <w:tcW w:w="921" w:type="dxa"/>
            <w:tcBorders>
              <w:top w:val="nil"/>
              <w:left w:val="nil"/>
              <w:bottom w:val="single" w:sz="8" w:space="0" w:color="auto"/>
              <w:right w:val="nil"/>
            </w:tcBorders>
            <w:shd w:val="clear" w:color="auto" w:fill="auto"/>
            <w:vAlign w:val="center"/>
            <w:hideMark/>
          </w:tcPr>
          <w:p w14:paraId="01B22457"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1.30</w:t>
            </w:r>
          </w:p>
        </w:tc>
        <w:tc>
          <w:tcPr>
            <w:tcW w:w="751" w:type="dxa"/>
            <w:tcBorders>
              <w:top w:val="nil"/>
              <w:left w:val="nil"/>
              <w:bottom w:val="single" w:sz="8" w:space="0" w:color="auto"/>
              <w:right w:val="nil"/>
            </w:tcBorders>
            <w:shd w:val="clear" w:color="auto" w:fill="auto"/>
            <w:vAlign w:val="center"/>
            <w:hideMark/>
          </w:tcPr>
          <w:p w14:paraId="2A28C911" w14:textId="77777777" w:rsidR="00C0416E" w:rsidRPr="00D065DC" w:rsidRDefault="00C0416E" w:rsidP="00E922A2">
            <w:pPr>
              <w:spacing w:after="0" w:line="360" w:lineRule="auto"/>
              <w:jc w:val="center"/>
              <w:rPr>
                <w:rFonts w:eastAsia="Times New Roman" w:cs="Times New Roman"/>
                <w:color w:val="000000"/>
              </w:rPr>
            </w:pPr>
            <w:r w:rsidRPr="00D065DC">
              <w:rPr>
                <w:rFonts w:eastAsia="Times New Roman" w:cs="Times New Roman"/>
                <w:color w:val="000000"/>
              </w:rPr>
              <w:t>0.56</w:t>
            </w:r>
          </w:p>
        </w:tc>
      </w:tr>
    </w:tbl>
    <w:p w14:paraId="797B0DEC" w14:textId="2542BB38" w:rsidR="00C0416E" w:rsidRDefault="00C0416E" w:rsidP="00E922A2">
      <w:pPr>
        <w:spacing w:line="360" w:lineRule="auto"/>
        <w:jc w:val="both"/>
      </w:pPr>
    </w:p>
    <w:p w14:paraId="50305374" w14:textId="1D7115A8" w:rsidR="002D12E3" w:rsidRPr="00970564" w:rsidRDefault="002D12E3" w:rsidP="004379EF">
      <w:pPr>
        <w:spacing w:line="240" w:lineRule="auto"/>
        <w:jc w:val="both"/>
        <w:rPr>
          <w:rFonts w:eastAsia="Calibri" w:cs="Arial"/>
          <w:lang w:eastAsia="ja-JP"/>
        </w:rPr>
      </w:pPr>
      <w:r w:rsidRPr="00970564">
        <w:rPr>
          <w:rFonts w:eastAsia="Times New Roman" w:cs="Arial"/>
          <w:b/>
          <w:bCs/>
          <w:color w:val="000000"/>
        </w:rPr>
        <w:t>Supplemental Table 4</w:t>
      </w:r>
      <w:r w:rsidR="001D6461" w:rsidRPr="00970564">
        <w:rPr>
          <w:rFonts w:eastAsia="Times New Roman" w:cs="Arial"/>
          <w:b/>
          <w:bCs/>
          <w:color w:val="000000"/>
        </w:rPr>
        <w:t>:</w:t>
      </w:r>
      <w:r w:rsidRPr="00970564">
        <w:rPr>
          <w:rFonts w:eastAsia="Times New Roman" w:cs="Arial"/>
          <w:b/>
          <w:bCs/>
          <w:color w:val="000000"/>
        </w:rPr>
        <w:t xml:space="preserve"> </w:t>
      </w:r>
      <w:r w:rsidRPr="00970564">
        <w:rPr>
          <w:rFonts w:eastAsia="Times New Roman" w:cs="Arial"/>
          <w:bCs/>
          <w:color w:val="000000"/>
        </w:rPr>
        <w:t>Descriptive statistics for "Ignore vs Update" indifference points</w:t>
      </w:r>
    </w:p>
    <w:tbl>
      <w:tblPr>
        <w:tblpPr w:leftFromText="180" w:rightFromText="180" w:vertAnchor="text" w:horzAnchor="margin" w:tblpY="350"/>
        <w:tblW w:w="8594" w:type="dxa"/>
        <w:tblLook w:val="04A0" w:firstRow="1" w:lastRow="0" w:firstColumn="1" w:lastColumn="0" w:noHBand="0" w:noVBand="1"/>
      </w:tblPr>
      <w:tblGrid>
        <w:gridCol w:w="2450"/>
        <w:gridCol w:w="1693"/>
        <w:gridCol w:w="1378"/>
        <w:gridCol w:w="1693"/>
        <w:gridCol w:w="1380"/>
      </w:tblGrid>
      <w:tr w:rsidR="002D12E3" w:rsidRPr="00970564" w14:paraId="537BEF21" w14:textId="77777777" w:rsidTr="00C0416E">
        <w:trPr>
          <w:trHeight w:val="248"/>
        </w:trPr>
        <w:tc>
          <w:tcPr>
            <w:tcW w:w="2450" w:type="dxa"/>
            <w:tcBorders>
              <w:top w:val="single" w:sz="8" w:space="0" w:color="auto"/>
              <w:left w:val="nil"/>
              <w:bottom w:val="single" w:sz="8" w:space="0" w:color="auto"/>
              <w:right w:val="nil"/>
            </w:tcBorders>
            <w:shd w:val="clear" w:color="auto" w:fill="auto"/>
            <w:noWrap/>
            <w:vAlign w:val="bottom"/>
            <w:hideMark/>
          </w:tcPr>
          <w:p w14:paraId="68FE7962" w14:textId="77777777" w:rsidR="002D12E3" w:rsidRPr="00970564" w:rsidRDefault="002D12E3" w:rsidP="00E922A2">
            <w:pPr>
              <w:spacing w:after="0" w:line="360" w:lineRule="auto"/>
              <w:jc w:val="center"/>
              <w:rPr>
                <w:rFonts w:cs="Arial"/>
                <w:b/>
                <w:color w:val="000000"/>
              </w:rPr>
            </w:pPr>
            <w:r w:rsidRPr="00970564">
              <w:rPr>
                <w:rFonts w:cs="Arial"/>
                <w:b/>
                <w:color w:val="000000"/>
              </w:rPr>
              <w:t>Set size</w:t>
            </w:r>
          </w:p>
        </w:tc>
        <w:tc>
          <w:tcPr>
            <w:tcW w:w="3071" w:type="dxa"/>
            <w:gridSpan w:val="2"/>
            <w:tcBorders>
              <w:top w:val="single" w:sz="8" w:space="0" w:color="auto"/>
              <w:left w:val="nil"/>
              <w:bottom w:val="single" w:sz="8" w:space="0" w:color="auto"/>
              <w:right w:val="nil"/>
            </w:tcBorders>
            <w:shd w:val="clear" w:color="auto" w:fill="auto"/>
            <w:noWrap/>
            <w:vAlign w:val="bottom"/>
            <w:hideMark/>
          </w:tcPr>
          <w:p w14:paraId="05838231" w14:textId="78A1B3AE" w:rsidR="002D12E3" w:rsidRPr="00970564" w:rsidRDefault="001E688A" w:rsidP="00E922A2">
            <w:pPr>
              <w:spacing w:after="0" w:line="360" w:lineRule="auto"/>
              <w:jc w:val="center"/>
              <w:rPr>
                <w:rFonts w:cs="Arial"/>
                <w:b/>
                <w:color w:val="000000"/>
              </w:rPr>
            </w:pPr>
            <w:r>
              <w:rPr>
                <w:rFonts w:cs="Arial"/>
                <w:b/>
                <w:color w:val="000000"/>
              </w:rPr>
              <w:t>Experiment 1</w:t>
            </w:r>
          </w:p>
        </w:tc>
        <w:tc>
          <w:tcPr>
            <w:tcW w:w="3073" w:type="dxa"/>
            <w:gridSpan w:val="2"/>
            <w:tcBorders>
              <w:top w:val="single" w:sz="8" w:space="0" w:color="auto"/>
              <w:left w:val="nil"/>
              <w:bottom w:val="single" w:sz="8" w:space="0" w:color="auto"/>
              <w:right w:val="nil"/>
            </w:tcBorders>
            <w:shd w:val="clear" w:color="auto" w:fill="auto"/>
            <w:noWrap/>
            <w:vAlign w:val="bottom"/>
            <w:hideMark/>
          </w:tcPr>
          <w:p w14:paraId="21264042" w14:textId="440E780A" w:rsidR="002D12E3" w:rsidRPr="00970564" w:rsidRDefault="001E688A" w:rsidP="00E922A2">
            <w:pPr>
              <w:spacing w:after="0" w:line="360" w:lineRule="auto"/>
              <w:jc w:val="center"/>
              <w:rPr>
                <w:rFonts w:cs="Arial"/>
                <w:b/>
                <w:color w:val="000000"/>
              </w:rPr>
            </w:pPr>
            <w:r>
              <w:rPr>
                <w:rFonts w:cs="Arial"/>
                <w:b/>
                <w:color w:val="000000"/>
              </w:rPr>
              <w:t>Experiment 2</w:t>
            </w:r>
          </w:p>
        </w:tc>
      </w:tr>
      <w:tr w:rsidR="002D12E3" w:rsidRPr="00970564" w14:paraId="3EDA8362" w14:textId="77777777" w:rsidTr="00C0416E">
        <w:trPr>
          <w:trHeight w:val="236"/>
        </w:trPr>
        <w:tc>
          <w:tcPr>
            <w:tcW w:w="2450" w:type="dxa"/>
            <w:tcBorders>
              <w:top w:val="single" w:sz="8" w:space="0" w:color="auto"/>
              <w:left w:val="nil"/>
              <w:bottom w:val="nil"/>
              <w:right w:val="nil"/>
            </w:tcBorders>
            <w:shd w:val="clear" w:color="auto" w:fill="auto"/>
            <w:noWrap/>
            <w:vAlign w:val="bottom"/>
            <w:hideMark/>
          </w:tcPr>
          <w:p w14:paraId="5491A5F2" w14:textId="77777777" w:rsidR="002D12E3" w:rsidRPr="00970564" w:rsidRDefault="002D12E3" w:rsidP="00E922A2">
            <w:pPr>
              <w:spacing w:after="0" w:line="360" w:lineRule="auto"/>
              <w:rPr>
                <w:rFonts w:cs="Arial"/>
                <w:color w:val="000000"/>
              </w:rPr>
            </w:pPr>
            <w:r w:rsidRPr="00970564">
              <w:rPr>
                <w:rFonts w:cs="Arial"/>
                <w:color w:val="000000"/>
              </w:rPr>
              <w:t> </w:t>
            </w:r>
          </w:p>
        </w:tc>
        <w:tc>
          <w:tcPr>
            <w:tcW w:w="1693" w:type="dxa"/>
            <w:tcBorders>
              <w:top w:val="nil"/>
              <w:left w:val="nil"/>
              <w:bottom w:val="nil"/>
              <w:right w:val="nil"/>
            </w:tcBorders>
            <w:shd w:val="clear" w:color="auto" w:fill="auto"/>
            <w:noWrap/>
            <w:vAlign w:val="bottom"/>
            <w:hideMark/>
          </w:tcPr>
          <w:p w14:paraId="72981066" w14:textId="77777777" w:rsidR="002D12E3" w:rsidRPr="00970564" w:rsidRDefault="002D12E3" w:rsidP="00E922A2">
            <w:pPr>
              <w:spacing w:after="0" w:line="360" w:lineRule="auto"/>
              <w:jc w:val="center"/>
              <w:rPr>
                <w:rFonts w:cs="Arial"/>
                <w:b/>
                <w:color w:val="000000"/>
              </w:rPr>
            </w:pPr>
            <w:r w:rsidRPr="00970564">
              <w:rPr>
                <w:rFonts w:cs="Arial"/>
                <w:b/>
                <w:color w:val="000000"/>
              </w:rPr>
              <w:t>Mean</w:t>
            </w:r>
          </w:p>
        </w:tc>
        <w:tc>
          <w:tcPr>
            <w:tcW w:w="1378" w:type="dxa"/>
            <w:tcBorders>
              <w:top w:val="nil"/>
              <w:left w:val="nil"/>
              <w:bottom w:val="nil"/>
              <w:right w:val="nil"/>
            </w:tcBorders>
            <w:shd w:val="clear" w:color="auto" w:fill="auto"/>
            <w:noWrap/>
            <w:vAlign w:val="bottom"/>
            <w:hideMark/>
          </w:tcPr>
          <w:p w14:paraId="4EBA10F0" w14:textId="77777777" w:rsidR="002D12E3" w:rsidRPr="00970564" w:rsidRDefault="002D12E3" w:rsidP="00E922A2">
            <w:pPr>
              <w:spacing w:after="0" w:line="360" w:lineRule="auto"/>
              <w:jc w:val="center"/>
              <w:rPr>
                <w:rFonts w:cs="Arial"/>
                <w:b/>
                <w:color w:val="000000"/>
              </w:rPr>
            </w:pPr>
            <w:r w:rsidRPr="00970564">
              <w:rPr>
                <w:rFonts w:cs="Arial"/>
                <w:b/>
                <w:color w:val="000000"/>
              </w:rPr>
              <w:t>SD</w:t>
            </w:r>
          </w:p>
        </w:tc>
        <w:tc>
          <w:tcPr>
            <w:tcW w:w="1693" w:type="dxa"/>
            <w:tcBorders>
              <w:top w:val="nil"/>
              <w:left w:val="nil"/>
              <w:bottom w:val="nil"/>
              <w:right w:val="nil"/>
            </w:tcBorders>
            <w:shd w:val="clear" w:color="auto" w:fill="auto"/>
            <w:noWrap/>
            <w:vAlign w:val="bottom"/>
            <w:hideMark/>
          </w:tcPr>
          <w:p w14:paraId="5328B901" w14:textId="77777777" w:rsidR="002D12E3" w:rsidRPr="00970564" w:rsidRDefault="002D12E3" w:rsidP="00E922A2">
            <w:pPr>
              <w:spacing w:after="0" w:line="360" w:lineRule="auto"/>
              <w:jc w:val="center"/>
              <w:rPr>
                <w:rFonts w:cs="Arial"/>
                <w:b/>
                <w:color w:val="000000"/>
              </w:rPr>
            </w:pPr>
            <w:r w:rsidRPr="00970564">
              <w:rPr>
                <w:rFonts w:cs="Arial"/>
                <w:b/>
                <w:color w:val="000000"/>
              </w:rPr>
              <w:t>Mean</w:t>
            </w:r>
          </w:p>
        </w:tc>
        <w:tc>
          <w:tcPr>
            <w:tcW w:w="1379" w:type="dxa"/>
            <w:tcBorders>
              <w:top w:val="nil"/>
              <w:left w:val="nil"/>
              <w:bottom w:val="nil"/>
              <w:right w:val="nil"/>
            </w:tcBorders>
            <w:shd w:val="clear" w:color="auto" w:fill="auto"/>
            <w:noWrap/>
            <w:vAlign w:val="bottom"/>
            <w:hideMark/>
          </w:tcPr>
          <w:p w14:paraId="5C4E31D4" w14:textId="77777777" w:rsidR="002D12E3" w:rsidRPr="00970564" w:rsidRDefault="002D12E3" w:rsidP="00E922A2">
            <w:pPr>
              <w:spacing w:after="0" w:line="360" w:lineRule="auto"/>
              <w:jc w:val="center"/>
              <w:rPr>
                <w:rFonts w:cs="Arial"/>
                <w:b/>
                <w:color w:val="000000"/>
              </w:rPr>
            </w:pPr>
            <w:r w:rsidRPr="00970564">
              <w:rPr>
                <w:rFonts w:cs="Arial"/>
                <w:b/>
                <w:color w:val="000000"/>
              </w:rPr>
              <w:t>SD</w:t>
            </w:r>
          </w:p>
        </w:tc>
      </w:tr>
      <w:tr w:rsidR="002D12E3" w:rsidRPr="00970564" w14:paraId="279104EA" w14:textId="77777777" w:rsidTr="00C0416E">
        <w:trPr>
          <w:trHeight w:val="236"/>
        </w:trPr>
        <w:tc>
          <w:tcPr>
            <w:tcW w:w="2450" w:type="dxa"/>
            <w:tcBorders>
              <w:top w:val="nil"/>
              <w:left w:val="nil"/>
              <w:bottom w:val="nil"/>
              <w:right w:val="nil"/>
            </w:tcBorders>
            <w:shd w:val="clear" w:color="auto" w:fill="auto"/>
            <w:noWrap/>
            <w:vAlign w:val="bottom"/>
            <w:hideMark/>
          </w:tcPr>
          <w:p w14:paraId="5FEF199F" w14:textId="77777777" w:rsidR="002D12E3" w:rsidRPr="00970564" w:rsidRDefault="002D12E3" w:rsidP="00E922A2">
            <w:pPr>
              <w:spacing w:after="0" w:line="360" w:lineRule="auto"/>
              <w:rPr>
                <w:rFonts w:cs="Arial"/>
                <w:color w:val="000000"/>
              </w:rPr>
            </w:pPr>
            <w:r w:rsidRPr="00970564">
              <w:rPr>
                <w:rFonts w:cs="Arial"/>
                <w:color w:val="000000"/>
              </w:rPr>
              <w:t>Across</w:t>
            </w:r>
          </w:p>
        </w:tc>
        <w:tc>
          <w:tcPr>
            <w:tcW w:w="1693" w:type="dxa"/>
            <w:tcBorders>
              <w:top w:val="nil"/>
              <w:left w:val="nil"/>
              <w:bottom w:val="nil"/>
              <w:right w:val="nil"/>
            </w:tcBorders>
            <w:shd w:val="clear" w:color="auto" w:fill="auto"/>
            <w:vAlign w:val="center"/>
            <w:hideMark/>
          </w:tcPr>
          <w:p w14:paraId="72B6CC7D" w14:textId="77777777" w:rsidR="002D12E3" w:rsidRPr="00970564" w:rsidRDefault="002D12E3" w:rsidP="00E922A2">
            <w:pPr>
              <w:spacing w:after="0" w:line="360" w:lineRule="auto"/>
              <w:jc w:val="center"/>
              <w:rPr>
                <w:rFonts w:cs="Arial"/>
                <w:color w:val="000000"/>
              </w:rPr>
            </w:pPr>
            <w:r w:rsidRPr="00970564">
              <w:rPr>
                <w:rFonts w:cs="Arial"/>
                <w:color w:val="000000"/>
              </w:rPr>
              <w:t>1.88</w:t>
            </w:r>
          </w:p>
        </w:tc>
        <w:tc>
          <w:tcPr>
            <w:tcW w:w="1378" w:type="dxa"/>
            <w:tcBorders>
              <w:top w:val="nil"/>
              <w:left w:val="nil"/>
              <w:bottom w:val="nil"/>
              <w:right w:val="nil"/>
            </w:tcBorders>
            <w:shd w:val="clear" w:color="auto" w:fill="auto"/>
            <w:vAlign w:val="center"/>
            <w:hideMark/>
          </w:tcPr>
          <w:p w14:paraId="69CFCE8B" w14:textId="77777777" w:rsidR="002D12E3" w:rsidRPr="00970564" w:rsidRDefault="002D12E3" w:rsidP="00E922A2">
            <w:pPr>
              <w:spacing w:after="0" w:line="360" w:lineRule="auto"/>
              <w:jc w:val="center"/>
              <w:rPr>
                <w:rFonts w:cs="Arial"/>
                <w:color w:val="000000"/>
              </w:rPr>
            </w:pPr>
            <w:r w:rsidRPr="00970564">
              <w:rPr>
                <w:rFonts w:cs="Arial"/>
                <w:color w:val="000000"/>
              </w:rPr>
              <w:t>0.25</w:t>
            </w:r>
          </w:p>
        </w:tc>
        <w:tc>
          <w:tcPr>
            <w:tcW w:w="1693" w:type="dxa"/>
            <w:tcBorders>
              <w:top w:val="nil"/>
              <w:left w:val="nil"/>
              <w:bottom w:val="nil"/>
              <w:right w:val="nil"/>
            </w:tcBorders>
            <w:shd w:val="clear" w:color="auto" w:fill="auto"/>
            <w:vAlign w:val="center"/>
            <w:hideMark/>
          </w:tcPr>
          <w:p w14:paraId="6433A381" w14:textId="77777777" w:rsidR="002D12E3" w:rsidRPr="00970564" w:rsidRDefault="002D12E3" w:rsidP="00E922A2">
            <w:pPr>
              <w:spacing w:after="0" w:line="360" w:lineRule="auto"/>
              <w:jc w:val="center"/>
              <w:rPr>
                <w:rFonts w:cs="Arial"/>
                <w:color w:val="000000"/>
              </w:rPr>
            </w:pPr>
            <w:r w:rsidRPr="00970564">
              <w:rPr>
                <w:rFonts w:cs="Arial"/>
                <w:color w:val="000000"/>
              </w:rPr>
              <w:t>1.73</w:t>
            </w:r>
          </w:p>
        </w:tc>
        <w:tc>
          <w:tcPr>
            <w:tcW w:w="1379" w:type="dxa"/>
            <w:tcBorders>
              <w:top w:val="nil"/>
              <w:left w:val="nil"/>
              <w:bottom w:val="nil"/>
              <w:right w:val="nil"/>
            </w:tcBorders>
            <w:shd w:val="clear" w:color="auto" w:fill="auto"/>
            <w:vAlign w:val="center"/>
            <w:hideMark/>
          </w:tcPr>
          <w:p w14:paraId="2C14731E" w14:textId="77777777" w:rsidR="002D12E3" w:rsidRPr="00970564" w:rsidRDefault="002D12E3" w:rsidP="00E922A2">
            <w:pPr>
              <w:spacing w:after="0" w:line="360" w:lineRule="auto"/>
              <w:jc w:val="center"/>
              <w:rPr>
                <w:rFonts w:cs="Arial"/>
                <w:color w:val="000000"/>
              </w:rPr>
            </w:pPr>
            <w:r w:rsidRPr="00970564">
              <w:rPr>
                <w:rFonts w:cs="Arial"/>
                <w:color w:val="000000"/>
              </w:rPr>
              <w:t>0.58</w:t>
            </w:r>
          </w:p>
        </w:tc>
      </w:tr>
      <w:tr w:rsidR="002D12E3" w:rsidRPr="00970564" w14:paraId="0C2EE890" w14:textId="77777777" w:rsidTr="00C0416E">
        <w:trPr>
          <w:trHeight w:val="236"/>
        </w:trPr>
        <w:tc>
          <w:tcPr>
            <w:tcW w:w="2450" w:type="dxa"/>
            <w:tcBorders>
              <w:top w:val="nil"/>
              <w:left w:val="nil"/>
              <w:bottom w:val="nil"/>
              <w:right w:val="nil"/>
            </w:tcBorders>
            <w:shd w:val="clear" w:color="auto" w:fill="auto"/>
            <w:noWrap/>
            <w:vAlign w:val="bottom"/>
            <w:hideMark/>
          </w:tcPr>
          <w:p w14:paraId="017655A3" w14:textId="77777777" w:rsidR="002D12E3" w:rsidRPr="00970564" w:rsidRDefault="002D12E3" w:rsidP="00E922A2">
            <w:pPr>
              <w:spacing w:after="0" w:line="360" w:lineRule="auto"/>
              <w:rPr>
                <w:rFonts w:cs="Arial"/>
                <w:color w:val="000000"/>
              </w:rPr>
            </w:pPr>
            <w:r w:rsidRPr="00970564">
              <w:rPr>
                <w:rFonts w:cs="Arial"/>
                <w:color w:val="000000"/>
              </w:rPr>
              <w:t>1</w:t>
            </w:r>
          </w:p>
        </w:tc>
        <w:tc>
          <w:tcPr>
            <w:tcW w:w="1693" w:type="dxa"/>
            <w:tcBorders>
              <w:top w:val="nil"/>
              <w:left w:val="nil"/>
              <w:bottom w:val="nil"/>
              <w:right w:val="nil"/>
            </w:tcBorders>
            <w:shd w:val="clear" w:color="auto" w:fill="auto"/>
            <w:vAlign w:val="center"/>
            <w:hideMark/>
          </w:tcPr>
          <w:p w14:paraId="33BFEC69" w14:textId="77777777" w:rsidR="002D12E3" w:rsidRPr="00970564" w:rsidRDefault="002D12E3" w:rsidP="00E922A2">
            <w:pPr>
              <w:spacing w:after="0" w:line="360" w:lineRule="auto"/>
              <w:jc w:val="center"/>
              <w:rPr>
                <w:rFonts w:cs="Arial"/>
                <w:color w:val="000000"/>
              </w:rPr>
            </w:pPr>
            <w:r w:rsidRPr="00970564">
              <w:rPr>
                <w:rFonts w:cs="Arial"/>
                <w:color w:val="000000"/>
              </w:rPr>
              <w:t>1.91</w:t>
            </w:r>
          </w:p>
        </w:tc>
        <w:tc>
          <w:tcPr>
            <w:tcW w:w="1378" w:type="dxa"/>
            <w:tcBorders>
              <w:top w:val="nil"/>
              <w:left w:val="nil"/>
              <w:bottom w:val="nil"/>
              <w:right w:val="nil"/>
            </w:tcBorders>
            <w:shd w:val="clear" w:color="auto" w:fill="auto"/>
            <w:vAlign w:val="center"/>
            <w:hideMark/>
          </w:tcPr>
          <w:p w14:paraId="64DD59B3" w14:textId="77777777" w:rsidR="002D12E3" w:rsidRPr="00970564" w:rsidRDefault="002D12E3" w:rsidP="00E922A2">
            <w:pPr>
              <w:spacing w:after="0" w:line="360" w:lineRule="auto"/>
              <w:jc w:val="center"/>
              <w:rPr>
                <w:rFonts w:cs="Arial"/>
                <w:color w:val="000000"/>
              </w:rPr>
            </w:pPr>
            <w:r w:rsidRPr="00970564">
              <w:rPr>
                <w:rFonts w:cs="Arial"/>
                <w:color w:val="000000"/>
              </w:rPr>
              <w:t>0.22</w:t>
            </w:r>
          </w:p>
        </w:tc>
        <w:tc>
          <w:tcPr>
            <w:tcW w:w="1693" w:type="dxa"/>
            <w:tcBorders>
              <w:top w:val="nil"/>
              <w:left w:val="nil"/>
              <w:bottom w:val="nil"/>
              <w:right w:val="nil"/>
            </w:tcBorders>
            <w:shd w:val="clear" w:color="auto" w:fill="auto"/>
            <w:vAlign w:val="center"/>
            <w:hideMark/>
          </w:tcPr>
          <w:p w14:paraId="1AC72067" w14:textId="77777777" w:rsidR="002D12E3" w:rsidRPr="00970564" w:rsidRDefault="002D12E3" w:rsidP="00E922A2">
            <w:pPr>
              <w:spacing w:after="0" w:line="360" w:lineRule="auto"/>
              <w:jc w:val="center"/>
              <w:rPr>
                <w:rFonts w:cs="Arial"/>
                <w:color w:val="000000"/>
              </w:rPr>
            </w:pPr>
            <w:r w:rsidRPr="00970564">
              <w:rPr>
                <w:rFonts w:cs="Arial"/>
                <w:color w:val="000000"/>
              </w:rPr>
              <w:t>1.72</w:t>
            </w:r>
          </w:p>
        </w:tc>
        <w:tc>
          <w:tcPr>
            <w:tcW w:w="1379" w:type="dxa"/>
            <w:tcBorders>
              <w:top w:val="nil"/>
              <w:left w:val="nil"/>
              <w:bottom w:val="nil"/>
              <w:right w:val="nil"/>
            </w:tcBorders>
            <w:shd w:val="clear" w:color="auto" w:fill="auto"/>
            <w:vAlign w:val="center"/>
            <w:hideMark/>
          </w:tcPr>
          <w:p w14:paraId="6432CEA8" w14:textId="77777777" w:rsidR="002D12E3" w:rsidRPr="00970564" w:rsidRDefault="002D12E3" w:rsidP="00E922A2">
            <w:pPr>
              <w:spacing w:after="0" w:line="360" w:lineRule="auto"/>
              <w:jc w:val="center"/>
              <w:rPr>
                <w:rFonts w:cs="Arial"/>
                <w:color w:val="000000"/>
              </w:rPr>
            </w:pPr>
            <w:r w:rsidRPr="00970564">
              <w:rPr>
                <w:rFonts w:cs="Arial"/>
                <w:color w:val="000000"/>
              </w:rPr>
              <w:t>0.42</w:t>
            </w:r>
          </w:p>
        </w:tc>
      </w:tr>
      <w:tr w:rsidR="002D12E3" w:rsidRPr="00970564" w14:paraId="67A83265" w14:textId="77777777" w:rsidTr="00C0416E">
        <w:trPr>
          <w:trHeight w:val="236"/>
        </w:trPr>
        <w:tc>
          <w:tcPr>
            <w:tcW w:w="2450" w:type="dxa"/>
            <w:tcBorders>
              <w:top w:val="nil"/>
              <w:left w:val="nil"/>
              <w:bottom w:val="nil"/>
              <w:right w:val="nil"/>
            </w:tcBorders>
            <w:shd w:val="clear" w:color="auto" w:fill="auto"/>
            <w:noWrap/>
            <w:vAlign w:val="bottom"/>
            <w:hideMark/>
          </w:tcPr>
          <w:p w14:paraId="7E9C9481" w14:textId="77777777" w:rsidR="002D12E3" w:rsidRPr="00970564" w:rsidRDefault="002D12E3" w:rsidP="00E922A2">
            <w:pPr>
              <w:spacing w:after="0" w:line="360" w:lineRule="auto"/>
              <w:rPr>
                <w:rFonts w:cs="Arial"/>
                <w:color w:val="000000"/>
              </w:rPr>
            </w:pPr>
            <w:r w:rsidRPr="00970564">
              <w:rPr>
                <w:rFonts w:cs="Arial"/>
                <w:color w:val="000000"/>
              </w:rPr>
              <w:t>2</w:t>
            </w:r>
          </w:p>
        </w:tc>
        <w:tc>
          <w:tcPr>
            <w:tcW w:w="1693" w:type="dxa"/>
            <w:tcBorders>
              <w:top w:val="nil"/>
              <w:left w:val="nil"/>
              <w:bottom w:val="nil"/>
              <w:right w:val="nil"/>
            </w:tcBorders>
            <w:shd w:val="clear" w:color="auto" w:fill="auto"/>
            <w:vAlign w:val="center"/>
            <w:hideMark/>
          </w:tcPr>
          <w:p w14:paraId="57FA21E8" w14:textId="77777777" w:rsidR="002D12E3" w:rsidRPr="00970564" w:rsidRDefault="002D12E3" w:rsidP="00E922A2">
            <w:pPr>
              <w:spacing w:after="0" w:line="360" w:lineRule="auto"/>
              <w:jc w:val="center"/>
              <w:rPr>
                <w:rFonts w:cs="Arial"/>
                <w:color w:val="000000"/>
              </w:rPr>
            </w:pPr>
            <w:r w:rsidRPr="00970564">
              <w:rPr>
                <w:rFonts w:cs="Arial"/>
                <w:color w:val="000000"/>
              </w:rPr>
              <w:t>1.88</w:t>
            </w:r>
          </w:p>
        </w:tc>
        <w:tc>
          <w:tcPr>
            <w:tcW w:w="1378" w:type="dxa"/>
            <w:tcBorders>
              <w:top w:val="nil"/>
              <w:left w:val="nil"/>
              <w:bottom w:val="nil"/>
              <w:right w:val="nil"/>
            </w:tcBorders>
            <w:shd w:val="clear" w:color="auto" w:fill="auto"/>
            <w:vAlign w:val="center"/>
            <w:hideMark/>
          </w:tcPr>
          <w:p w14:paraId="31F3A3AA" w14:textId="77777777" w:rsidR="002D12E3" w:rsidRPr="00970564" w:rsidRDefault="002D12E3" w:rsidP="00E922A2">
            <w:pPr>
              <w:spacing w:after="0" w:line="360" w:lineRule="auto"/>
              <w:jc w:val="center"/>
              <w:rPr>
                <w:rFonts w:cs="Arial"/>
                <w:color w:val="000000"/>
              </w:rPr>
            </w:pPr>
            <w:r w:rsidRPr="00970564">
              <w:rPr>
                <w:rFonts w:cs="Arial"/>
                <w:color w:val="000000"/>
              </w:rPr>
              <w:t>0.26</w:t>
            </w:r>
          </w:p>
        </w:tc>
        <w:tc>
          <w:tcPr>
            <w:tcW w:w="1693" w:type="dxa"/>
            <w:tcBorders>
              <w:top w:val="nil"/>
              <w:left w:val="nil"/>
              <w:bottom w:val="nil"/>
              <w:right w:val="nil"/>
            </w:tcBorders>
            <w:shd w:val="clear" w:color="auto" w:fill="auto"/>
            <w:vAlign w:val="center"/>
            <w:hideMark/>
          </w:tcPr>
          <w:p w14:paraId="6ADA7730" w14:textId="77777777" w:rsidR="002D12E3" w:rsidRPr="00970564" w:rsidRDefault="002D12E3" w:rsidP="00E922A2">
            <w:pPr>
              <w:spacing w:after="0" w:line="360" w:lineRule="auto"/>
              <w:jc w:val="center"/>
              <w:rPr>
                <w:rFonts w:cs="Arial"/>
                <w:color w:val="000000"/>
              </w:rPr>
            </w:pPr>
            <w:r w:rsidRPr="00970564">
              <w:rPr>
                <w:rFonts w:cs="Arial"/>
                <w:color w:val="000000"/>
              </w:rPr>
              <w:t>1.71</w:t>
            </w:r>
          </w:p>
        </w:tc>
        <w:tc>
          <w:tcPr>
            <w:tcW w:w="1379" w:type="dxa"/>
            <w:tcBorders>
              <w:top w:val="nil"/>
              <w:left w:val="nil"/>
              <w:bottom w:val="nil"/>
              <w:right w:val="nil"/>
            </w:tcBorders>
            <w:shd w:val="clear" w:color="auto" w:fill="auto"/>
            <w:vAlign w:val="center"/>
            <w:hideMark/>
          </w:tcPr>
          <w:p w14:paraId="5A1B62BF" w14:textId="77777777" w:rsidR="002D12E3" w:rsidRPr="00970564" w:rsidRDefault="002D12E3" w:rsidP="00E922A2">
            <w:pPr>
              <w:spacing w:after="0" w:line="360" w:lineRule="auto"/>
              <w:jc w:val="center"/>
              <w:rPr>
                <w:rFonts w:cs="Arial"/>
                <w:color w:val="000000"/>
              </w:rPr>
            </w:pPr>
            <w:r w:rsidRPr="00970564">
              <w:rPr>
                <w:rFonts w:cs="Arial"/>
                <w:color w:val="000000"/>
              </w:rPr>
              <w:t>0.50</w:t>
            </w:r>
          </w:p>
        </w:tc>
      </w:tr>
      <w:tr w:rsidR="002D12E3" w:rsidRPr="00970564" w14:paraId="11B6492B" w14:textId="77777777" w:rsidTr="00C0416E">
        <w:trPr>
          <w:trHeight w:val="236"/>
        </w:trPr>
        <w:tc>
          <w:tcPr>
            <w:tcW w:w="2450" w:type="dxa"/>
            <w:tcBorders>
              <w:top w:val="nil"/>
              <w:left w:val="nil"/>
              <w:bottom w:val="nil"/>
              <w:right w:val="nil"/>
            </w:tcBorders>
            <w:shd w:val="clear" w:color="auto" w:fill="auto"/>
            <w:noWrap/>
            <w:vAlign w:val="bottom"/>
            <w:hideMark/>
          </w:tcPr>
          <w:p w14:paraId="3AA233F1" w14:textId="77777777" w:rsidR="002D12E3" w:rsidRPr="00970564" w:rsidRDefault="002D12E3" w:rsidP="00E922A2">
            <w:pPr>
              <w:spacing w:after="0" w:line="360" w:lineRule="auto"/>
              <w:rPr>
                <w:rFonts w:cs="Arial"/>
                <w:color w:val="000000"/>
              </w:rPr>
            </w:pPr>
            <w:r w:rsidRPr="00970564">
              <w:rPr>
                <w:rFonts w:cs="Arial"/>
                <w:color w:val="000000"/>
              </w:rPr>
              <w:t>3</w:t>
            </w:r>
          </w:p>
        </w:tc>
        <w:tc>
          <w:tcPr>
            <w:tcW w:w="1693" w:type="dxa"/>
            <w:tcBorders>
              <w:top w:val="nil"/>
              <w:left w:val="nil"/>
              <w:bottom w:val="nil"/>
              <w:right w:val="nil"/>
            </w:tcBorders>
            <w:shd w:val="clear" w:color="auto" w:fill="auto"/>
            <w:vAlign w:val="center"/>
            <w:hideMark/>
          </w:tcPr>
          <w:p w14:paraId="7BAF89ED" w14:textId="77777777" w:rsidR="002D12E3" w:rsidRPr="00970564" w:rsidRDefault="002D12E3" w:rsidP="00E922A2">
            <w:pPr>
              <w:spacing w:after="0" w:line="360" w:lineRule="auto"/>
              <w:jc w:val="center"/>
              <w:rPr>
                <w:rFonts w:cs="Arial"/>
                <w:color w:val="000000"/>
              </w:rPr>
            </w:pPr>
            <w:r w:rsidRPr="00970564">
              <w:rPr>
                <w:rFonts w:cs="Arial"/>
                <w:color w:val="000000"/>
              </w:rPr>
              <w:t>1.89</w:t>
            </w:r>
          </w:p>
        </w:tc>
        <w:tc>
          <w:tcPr>
            <w:tcW w:w="1378" w:type="dxa"/>
            <w:tcBorders>
              <w:top w:val="nil"/>
              <w:left w:val="nil"/>
              <w:bottom w:val="nil"/>
              <w:right w:val="nil"/>
            </w:tcBorders>
            <w:shd w:val="clear" w:color="auto" w:fill="auto"/>
            <w:vAlign w:val="center"/>
            <w:hideMark/>
          </w:tcPr>
          <w:p w14:paraId="184B4016" w14:textId="77777777" w:rsidR="002D12E3" w:rsidRPr="00970564" w:rsidRDefault="002D12E3" w:rsidP="00E922A2">
            <w:pPr>
              <w:spacing w:after="0" w:line="360" w:lineRule="auto"/>
              <w:jc w:val="center"/>
              <w:rPr>
                <w:rFonts w:cs="Arial"/>
                <w:color w:val="000000"/>
              </w:rPr>
            </w:pPr>
            <w:r w:rsidRPr="00970564">
              <w:rPr>
                <w:rFonts w:cs="Arial"/>
                <w:color w:val="000000"/>
              </w:rPr>
              <w:t>0.24</w:t>
            </w:r>
          </w:p>
        </w:tc>
        <w:tc>
          <w:tcPr>
            <w:tcW w:w="1693" w:type="dxa"/>
            <w:tcBorders>
              <w:top w:val="nil"/>
              <w:left w:val="nil"/>
              <w:bottom w:val="nil"/>
              <w:right w:val="nil"/>
            </w:tcBorders>
            <w:shd w:val="clear" w:color="auto" w:fill="auto"/>
            <w:vAlign w:val="center"/>
            <w:hideMark/>
          </w:tcPr>
          <w:p w14:paraId="19E6508E" w14:textId="77777777" w:rsidR="002D12E3" w:rsidRPr="00970564" w:rsidRDefault="002D12E3" w:rsidP="00E922A2">
            <w:pPr>
              <w:spacing w:after="0" w:line="360" w:lineRule="auto"/>
              <w:jc w:val="center"/>
              <w:rPr>
                <w:rFonts w:cs="Arial"/>
                <w:color w:val="000000"/>
              </w:rPr>
            </w:pPr>
            <w:r w:rsidRPr="00970564">
              <w:rPr>
                <w:rFonts w:cs="Arial"/>
                <w:color w:val="000000"/>
              </w:rPr>
              <w:t>1.73</w:t>
            </w:r>
          </w:p>
        </w:tc>
        <w:tc>
          <w:tcPr>
            <w:tcW w:w="1379" w:type="dxa"/>
            <w:tcBorders>
              <w:top w:val="nil"/>
              <w:left w:val="nil"/>
              <w:bottom w:val="nil"/>
              <w:right w:val="nil"/>
            </w:tcBorders>
            <w:shd w:val="clear" w:color="auto" w:fill="auto"/>
            <w:vAlign w:val="center"/>
            <w:hideMark/>
          </w:tcPr>
          <w:p w14:paraId="33AD12C8" w14:textId="77777777" w:rsidR="002D12E3" w:rsidRPr="00970564" w:rsidRDefault="002D12E3" w:rsidP="00E922A2">
            <w:pPr>
              <w:spacing w:after="0" w:line="360" w:lineRule="auto"/>
              <w:jc w:val="center"/>
              <w:rPr>
                <w:rFonts w:cs="Arial"/>
                <w:color w:val="000000"/>
              </w:rPr>
            </w:pPr>
            <w:r w:rsidRPr="00970564">
              <w:rPr>
                <w:rFonts w:cs="Arial"/>
                <w:color w:val="000000"/>
              </w:rPr>
              <w:t>0.69</w:t>
            </w:r>
          </w:p>
        </w:tc>
      </w:tr>
      <w:tr w:rsidR="002D12E3" w:rsidRPr="00970564" w14:paraId="48DA98CC" w14:textId="77777777" w:rsidTr="00C0416E">
        <w:trPr>
          <w:trHeight w:val="248"/>
        </w:trPr>
        <w:tc>
          <w:tcPr>
            <w:tcW w:w="2450" w:type="dxa"/>
            <w:tcBorders>
              <w:top w:val="nil"/>
              <w:left w:val="nil"/>
              <w:bottom w:val="single" w:sz="8" w:space="0" w:color="auto"/>
              <w:right w:val="nil"/>
            </w:tcBorders>
            <w:shd w:val="clear" w:color="auto" w:fill="auto"/>
            <w:noWrap/>
            <w:vAlign w:val="bottom"/>
            <w:hideMark/>
          </w:tcPr>
          <w:p w14:paraId="1921A72D" w14:textId="77777777" w:rsidR="002D12E3" w:rsidRPr="00970564" w:rsidRDefault="002D12E3" w:rsidP="00E922A2">
            <w:pPr>
              <w:spacing w:after="0" w:line="360" w:lineRule="auto"/>
              <w:rPr>
                <w:rFonts w:cs="Arial"/>
                <w:color w:val="000000"/>
              </w:rPr>
            </w:pPr>
            <w:r w:rsidRPr="00970564">
              <w:rPr>
                <w:rFonts w:cs="Arial"/>
                <w:color w:val="000000"/>
              </w:rPr>
              <w:t>4</w:t>
            </w:r>
          </w:p>
        </w:tc>
        <w:tc>
          <w:tcPr>
            <w:tcW w:w="1693" w:type="dxa"/>
            <w:tcBorders>
              <w:top w:val="nil"/>
              <w:left w:val="nil"/>
              <w:bottom w:val="single" w:sz="8" w:space="0" w:color="auto"/>
              <w:right w:val="nil"/>
            </w:tcBorders>
            <w:shd w:val="clear" w:color="auto" w:fill="auto"/>
            <w:vAlign w:val="center"/>
            <w:hideMark/>
          </w:tcPr>
          <w:p w14:paraId="3B1737CC" w14:textId="77777777" w:rsidR="002D12E3" w:rsidRPr="00970564" w:rsidRDefault="002D12E3" w:rsidP="00E922A2">
            <w:pPr>
              <w:spacing w:after="0" w:line="360" w:lineRule="auto"/>
              <w:jc w:val="center"/>
              <w:rPr>
                <w:rFonts w:cs="Arial"/>
                <w:color w:val="000000"/>
              </w:rPr>
            </w:pPr>
            <w:r w:rsidRPr="00970564">
              <w:rPr>
                <w:rFonts w:cs="Arial"/>
                <w:color w:val="000000"/>
              </w:rPr>
              <w:t>1.85</w:t>
            </w:r>
          </w:p>
        </w:tc>
        <w:tc>
          <w:tcPr>
            <w:tcW w:w="1378" w:type="dxa"/>
            <w:tcBorders>
              <w:top w:val="nil"/>
              <w:left w:val="nil"/>
              <w:bottom w:val="single" w:sz="8" w:space="0" w:color="auto"/>
              <w:right w:val="nil"/>
            </w:tcBorders>
            <w:shd w:val="clear" w:color="auto" w:fill="auto"/>
            <w:vAlign w:val="center"/>
            <w:hideMark/>
          </w:tcPr>
          <w:p w14:paraId="04C46DC5" w14:textId="77777777" w:rsidR="002D12E3" w:rsidRPr="00970564" w:rsidRDefault="002D12E3" w:rsidP="00E922A2">
            <w:pPr>
              <w:spacing w:after="0" w:line="360" w:lineRule="auto"/>
              <w:jc w:val="center"/>
              <w:rPr>
                <w:rFonts w:cs="Arial"/>
                <w:color w:val="000000"/>
              </w:rPr>
            </w:pPr>
            <w:r w:rsidRPr="00970564">
              <w:rPr>
                <w:rFonts w:cs="Arial"/>
                <w:color w:val="000000"/>
              </w:rPr>
              <w:t>0.36</w:t>
            </w:r>
          </w:p>
        </w:tc>
        <w:tc>
          <w:tcPr>
            <w:tcW w:w="1693" w:type="dxa"/>
            <w:tcBorders>
              <w:top w:val="nil"/>
              <w:left w:val="nil"/>
              <w:bottom w:val="single" w:sz="8" w:space="0" w:color="auto"/>
              <w:right w:val="nil"/>
            </w:tcBorders>
            <w:shd w:val="clear" w:color="auto" w:fill="auto"/>
            <w:vAlign w:val="center"/>
            <w:hideMark/>
          </w:tcPr>
          <w:p w14:paraId="7EB3DE2D" w14:textId="77777777" w:rsidR="002D12E3" w:rsidRPr="00970564" w:rsidRDefault="002D12E3" w:rsidP="00E922A2">
            <w:pPr>
              <w:spacing w:after="0" w:line="360" w:lineRule="auto"/>
              <w:jc w:val="center"/>
              <w:rPr>
                <w:rFonts w:cs="Arial"/>
                <w:color w:val="000000"/>
              </w:rPr>
            </w:pPr>
            <w:r w:rsidRPr="00970564">
              <w:rPr>
                <w:rFonts w:cs="Arial"/>
                <w:color w:val="000000"/>
              </w:rPr>
              <w:t>1.73</w:t>
            </w:r>
          </w:p>
        </w:tc>
        <w:tc>
          <w:tcPr>
            <w:tcW w:w="1379" w:type="dxa"/>
            <w:tcBorders>
              <w:top w:val="nil"/>
              <w:left w:val="nil"/>
              <w:bottom w:val="single" w:sz="8" w:space="0" w:color="auto"/>
              <w:right w:val="nil"/>
            </w:tcBorders>
            <w:shd w:val="clear" w:color="auto" w:fill="auto"/>
            <w:vAlign w:val="center"/>
            <w:hideMark/>
          </w:tcPr>
          <w:p w14:paraId="555F6CB7" w14:textId="77777777" w:rsidR="002D12E3" w:rsidRPr="00970564" w:rsidRDefault="002D12E3" w:rsidP="00E922A2">
            <w:pPr>
              <w:spacing w:after="0" w:line="360" w:lineRule="auto"/>
              <w:jc w:val="center"/>
              <w:rPr>
                <w:rFonts w:cs="Arial"/>
                <w:color w:val="000000"/>
              </w:rPr>
            </w:pPr>
            <w:r w:rsidRPr="00970564">
              <w:rPr>
                <w:rFonts w:cs="Arial"/>
                <w:color w:val="000000"/>
              </w:rPr>
              <w:t>0.74</w:t>
            </w:r>
          </w:p>
        </w:tc>
      </w:tr>
    </w:tbl>
    <w:p w14:paraId="517D99A1" w14:textId="77777777" w:rsidR="00E0340D" w:rsidRPr="00970564" w:rsidRDefault="00E0340D" w:rsidP="00E922A2">
      <w:pPr>
        <w:spacing w:line="360" w:lineRule="auto"/>
        <w:jc w:val="both"/>
        <w:rPr>
          <w:rFonts w:cs="Arial"/>
          <w:b/>
          <w:lang w:eastAsia="ja-JP"/>
        </w:rPr>
      </w:pPr>
    </w:p>
    <w:p w14:paraId="5A7BA55B" w14:textId="77777777" w:rsidR="00E0340D" w:rsidRPr="00970564" w:rsidRDefault="00E0340D" w:rsidP="00E922A2">
      <w:pPr>
        <w:spacing w:line="360" w:lineRule="auto"/>
        <w:jc w:val="both"/>
        <w:rPr>
          <w:rFonts w:cs="Arial"/>
          <w:b/>
          <w:lang w:eastAsia="ja-JP"/>
        </w:rPr>
      </w:pPr>
    </w:p>
    <w:p w14:paraId="5483752A" w14:textId="77777777" w:rsidR="00E0340D" w:rsidRPr="00970564" w:rsidRDefault="00E0340D" w:rsidP="00E922A2">
      <w:pPr>
        <w:spacing w:line="360" w:lineRule="auto"/>
        <w:jc w:val="both"/>
        <w:rPr>
          <w:rFonts w:cs="Arial"/>
          <w:b/>
          <w:lang w:eastAsia="ja-JP"/>
        </w:rPr>
      </w:pPr>
    </w:p>
    <w:p w14:paraId="5232B5AE" w14:textId="77777777" w:rsidR="00E0340D" w:rsidRPr="00970564" w:rsidRDefault="00E0340D" w:rsidP="00E922A2">
      <w:pPr>
        <w:spacing w:line="360" w:lineRule="auto"/>
        <w:jc w:val="both"/>
        <w:rPr>
          <w:rFonts w:cs="Arial"/>
          <w:b/>
          <w:lang w:eastAsia="ja-JP"/>
        </w:rPr>
      </w:pPr>
    </w:p>
    <w:p w14:paraId="7E70C3DA" w14:textId="77777777" w:rsidR="00E0340D" w:rsidRPr="00970564" w:rsidRDefault="00E0340D" w:rsidP="00E922A2">
      <w:pPr>
        <w:spacing w:line="360" w:lineRule="auto"/>
        <w:jc w:val="both"/>
        <w:rPr>
          <w:rFonts w:cs="Arial"/>
          <w:b/>
          <w:lang w:eastAsia="ja-JP"/>
        </w:rPr>
      </w:pPr>
    </w:p>
    <w:p w14:paraId="471674C3" w14:textId="77777777" w:rsidR="00E0340D" w:rsidRPr="00970564" w:rsidRDefault="00E0340D" w:rsidP="00E922A2">
      <w:pPr>
        <w:spacing w:line="360" w:lineRule="auto"/>
        <w:jc w:val="both"/>
        <w:rPr>
          <w:rFonts w:cs="Arial"/>
          <w:b/>
          <w:lang w:eastAsia="ja-JP"/>
        </w:rPr>
      </w:pPr>
    </w:p>
    <w:p w14:paraId="438A2C57" w14:textId="77777777" w:rsidR="0068754F" w:rsidRPr="00970564" w:rsidRDefault="002608A7" w:rsidP="00E922A2">
      <w:pPr>
        <w:spacing w:line="360" w:lineRule="auto"/>
        <w:jc w:val="both"/>
        <w:rPr>
          <w:rFonts w:cs="Arial"/>
          <w:b/>
          <w:lang w:eastAsia="ja-JP"/>
        </w:rPr>
      </w:pPr>
      <w:r w:rsidRPr="00970564">
        <w:rPr>
          <w:rFonts w:cs="Arial"/>
          <w:b/>
          <w:lang w:eastAsia="ja-JP"/>
        </w:rPr>
        <w:br/>
      </w:r>
    </w:p>
    <w:p w14:paraId="26D3D4BB" w14:textId="00F7A5BF" w:rsidR="00E0340D" w:rsidRPr="00970564" w:rsidRDefault="00E0340D" w:rsidP="00E922A2">
      <w:pPr>
        <w:spacing w:line="360" w:lineRule="auto"/>
        <w:rPr>
          <w:rFonts w:cs="Arial"/>
          <w:lang w:eastAsia="ja-JP"/>
        </w:rPr>
      </w:pPr>
      <w:r w:rsidRPr="00970564">
        <w:rPr>
          <w:rFonts w:cs="Arial"/>
          <w:noProof/>
        </w:rPr>
        <w:drawing>
          <wp:inline distT="0" distB="0" distL="0" distR="0" wp14:anchorId="4A36DBD5" wp14:editId="359C4B01">
            <wp:extent cx="5943600" cy="2802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cis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r w:rsidR="002608A7" w:rsidRPr="00970564">
        <w:rPr>
          <w:rFonts w:cs="Arial"/>
          <w:b/>
          <w:lang w:eastAsia="ja-JP"/>
        </w:rPr>
        <w:br/>
      </w:r>
      <w:r w:rsidR="005354C0" w:rsidRPr="00F677A1">
        <w:rPr>
          <w:rFonts w:cs="Arial"/>
          <w:b/>
          <w:lang w:eastAsia="ja-JP"/>
        </w:rPr>
        <w:t>Supplemental</w:t>
      </w:r>
      <w:r w:rsidR="005354C0">
        <w:rPr>
          <w:rFonts w:cs="Arial"/>
          <w:i/>
          <w:lang w:eastAsia="ja-JP"/>
        </w:rPr>
        <w:t xml:space="preserve"> </w:t>
      </w:r>
      <w:r w:rsidR="00E246B8" w:rsidRPr="00164A25">
        <w:rPr>
          <w:rFonts w:cs="Arial"/>
          <w:b/>
          <w:i/>
          <w:lang w:eastAsia="ja-JP"/>
        </w:rPr>
        <w:t>F</w:t>
      </w:r>
      <w:r w:rsidR="008D3592" w:rsidRPr="00164A25">
        <w:rPr>
          <w:rFonts w:cs="Arial"/>
          <w:b/>
          <w:i/>
          <w:lang w:eastAsia="ja-JP"/>
        </w:rPr>
        <w:t>igure</w:t>
      </w:r>
      <w:r w:rsidRPr="00970564">
        <w:rPr>
          <w:rFonts w:cs="Arial"/>
          <w:i/>
          <w:lang w:eastAsia="ja-JP"/>
        </w:rPr>
        <w:t xml:space="preserve"> </w:t>
      </w:r>
      <w:r w:rsidR="00144CE8" w:rsidRPr="00F677A1">
        <w:rPr>
          <w:rFonts w:cs="Arial"/>
          <w:b/>
          <w:i/>
          <w:lang w:eastAsia="ja-JP"/>
        </w:rPr>
        <w:t>1</w:t>
      </w:r>
      <w:r w:rsidRPr="00970564">
        <w:rPr>
          <w:rFonts w:cs="Arial"/>
          <w:i/>
          <w:lang w:eastAsia="ja-JP"/>
        </w:rPr>
        <w:t xml:space="preserve">: </w:t>
      </w:r>
      <w:r w:rsidRPr="00970564">
        <w:rPr>
          <w:rFonts w:cs="Arial"/>
          <w:lang w:eastAsia="ja-JP"/>
        </w:rPr>
        <w:t>Precision</w:t>
      </w:r>
      <w:r w:rsidR="008D3592" w:rsidRPr="00970564">
        <w:rPr>
          <w:rFonts w:cs="Arial"/>
          <w:lang w:eastAsia="ja-JP"/>
        </w:rPr>
        <w:fldChar w:fldCharType="begin" w:fldLock="1"/>
      </w:r>
      <w:r w:rsidR="00F3254F">
        <w:rPr>
          <w:rFonts w:cs="Arial"/>
          <w:lang w:eastAsia="ja-JP"/>
        </w:rPr>
        <w:instrText>ADDIN CSL_CITATION {"citationItems":[{"id":"ITEM-1","itemData":{"DOI":"10.1167/9.10.7","ISSN":"1534-7362","PMID":"19810788","abstract":"The mechanisms underlying visual working memory have recently become controversial. One account proposes a small number of memory \"slots,\" each capable of storing a single visual object with fixed precision. A contrary view holds that working memory is a shared resource, with no upper limit on the number of items stored; instead, the more items that are held in memory, the less precisely each can be recalled. Recent findings from a color report task have been taken as crucial new evidence in favor of the slot model. However, while this task has previously been thought of as a simple test of memory for color, here we show that performance also critically depends on memory for location. When errors in memory are considered for both color and location, performance on this task is in fact well explained by the resource model. These results demonstrate that visual working memory consists of a common resource distributed dynamically across the visual scene, with no need to invoke an upper limit on the number of objects represented.","author":[{"dropping-particle":"","family":"Bays","given":"Paul M","non-dropping-particle":"","parse-names":false,"suffix":""},{"dropping-particle":"","family":"Catalao","given":"Raquel F G","non-dropping-particle":"","parse-names":false,"suffix":""},{"dropping-particle":"","family":"Husain","given":"Masud","non-dropping-particle":"","parse-names":false,"suffix":""}],"container-title":"Journal of vision","id":"ITEM-1","issue":"10","issued":{"date-parts":[["2009","9","9"]]},"page":"7.1-11","publisher":"Europe PMC Funders","title":"The precision of visual working memory is set by allocation of a shared resource.","type":"article-journal","volume":"9"},"uris":["http://www.mendeley.com/documents/?uuid=d4fcdb94-82d5-338c-ba6d-b56f67b500e5"]}],"mendeley":{"formattedCitation":"&lt;sup&gt;58&lt;/sup&gt;","plainTextFormattedCitation":"58","previouslyFormattedCitation":"&lt;sup&gt;57&lt;/sup&gt;"},"properties":{"noteIndex":0},"schema":"https://github.com/citation-style-language/schema/raw/master/csl-citation.json"}</w:instrText>
      </w:r>
      <w:r w:rsidR="008D3592" w:rsidRPr="00970564">
        <w:rPr>
          <w:rFonts w:cs="Arial"/>
          <w:lang w:eastAsia="ja-JP"/>
        </w:rPr>
        <w:fldChar w:fldCharType="separate"/>
      </w:r>
      <w:r w:rsidR="00F3254F" w:rsidRPr="00F3254F">
        <w:rPr>
          <w:rFonts w:cs="Arial"/>
          <w:noProof/>
          <w:vertAlign w:val="superscript"/>
          <w:lang w:eastAsia="ja-JP"/>
        </w:rPr>
        <w:t>58</w:t>
      </w:r>
      <w:r w:rsidR="008D3592" w:rsidRPr="00970564">
        <w:rPr>
          <w:rFonts w:cs="Arial"/>
          <w:lang w:eastAsia="ja-JP"/>
        </w:rPr>
        <w:fldChar w:fldCharType="end"/>
      </w:r>
      <w:r w:rsidR="005354C0">
        <w:rPr>
          <w:rFonts w:cs="Arial"/>
          <w:lang w:eastAsia="ja-JP"/>
        </w:rPr>
        <w:t xml:space="preserve"> in the colo</w:t>
      </w:r>
      <w:r w:rsidRPr="00970564">
        <w:rPr>
          <w:rFonts w:cs="Arial"/>
          <w:lang w:eastAsia="ja-JP"/>
        </w:rPr>
        <w:t>r wheel task as a function of set size</w:t>
      </w:r>
      <w:r w:rsidR="005354C0">
        <w:rPr>
          <w:rFonts w:cs="Arial"/>
          <w:lang w:eastAsia="ja-JP"/>
        </w:rPr>
        <w:t xml:space="preserve"> for E</w:t>
      </w:r>
      <w:r w:rsidR="008D3592" w:rsidRPr="00970564">
        <w:rPr>
          <w:rFonts w:cs="Arial"/>
          <w:lang w:eastAsia="ja-JP"/>
        </w:rPr>
        <w:t xml:space="preserve">xperiment 1 (A, 28 participants) and </w:t>
      </w:r>
      <w:r w:rsidR="005354C0">
        <w:rPr>
          <w:rFonts w:cs="Arial"/>
          <w:lang w:eastAsia="ja-JP"/>
        </w:rPr>
        <w:t>E</w:t>
      </w:r>
      <w:r w:rsidR="008D3592" w:rsidRPr="00970564">
        <w:rPr>
          <w:rFonts w:cs="Arial"/>
          <w:lang w:eastAsia="ja-JP"/>
        </w:rPr>
        <w:t>xperiment 2(B, 62 participants)</w:t>
      </w:r>
      <w:r w:rsidRPr="00970564">
        <w:rPr>
          <w:rFonts w:cs="Arial"/>
          <w:lang w:eastAsia="ja-JP"/>
        </w:rPr>
        <w:t>.</w:t>
      </w:r>
      <w:r w:rsidR="008D3592" w:rsidRPr="00970564">
        <w:rPr>
          <w:rFonts w:cs="Arial"/>
          <w:lang w:eastAsia="ja-JP"/>
        </w:rPr>
        <w:t xml:space="preserve"> </w:t>
      </w:r>
    </w:p>
    <w:p w14:paraId="2794DC95" w14:textId="77777777" w:rsidR="00144CE8" w:rsidRPr="00970564" w:rsidRDefault="00144CE8" w:rsidP="00E922A2">
      <w:pPr>
        <w:spacing w:line="360" w:lineRule="auto"/>
        <w:rPr>
          <w:rFonts w:cs="Arial"/>
          <w:lang w:eastAsia="ja-JP"/>
        </w:rPr>
      </w:pPr>
    </w:p>
    <w:p w14:paraId="440D7032" w14:textId="47907510" w:rsidR="002D12E3" w:rsidRPr="00970564" w:rsidRDefault="00144CE8" w:rsidP="00E922A2">
      <w:pPr>
        <w:spacing w:line="360" w:lineRule="auto"/>
        <w:rPr>
          <w:rFonts w:cs="Arial"/>
        </w:rPr>
      </w:pPr>
      <w:r w:rsidRPr="00970564">
        <w:rPr>
          <w:rFonts w:cs="Arial"/>
          <w:b/>
          <w:noProof/>
        </w:rPr>
        <w:drawing>
          <wp:inline distT="0" distB="0" distL="0" distR="0" wp14:anchorId="47F629EC" wp14:editId="49B3244A">
            <wp:extent cx="594360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plo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r w:rsidR="005354C0">
        <w:rPr>
          <w:rFonts w:cs="Arial"/>
          <w:i/>
          <w:lang w:eastAsia="ja-JP"/>
        </w:rPr>
        <w:br/>
      </w:r>
      <w:r w:rsidR="005354C0" w:rsidRPr="00F677A1">
        <w:rPr>
          <w:rFonts w:cs="Arial"/>
          <w:b/>
          <w:lang w:eastAsia="ja-JP"/>
        </w:rPr>
        <w:t>Supplemental</w:t>
      </w:r>
      <w:r w:rsidR="002D12E3" w:rsidRPr="0030171C">
        <w:rPr>
          <w:i/>
        </w:rPr>
        <w:t xml:space="preserve"> </w:t>
      </w:r>
      <w:r w:rsidR="002D12E3" w:rsidRPr="00164A25">
        <w:rPr>
          <w:b/>
          <w:i/>
        </w:rPr>
        <w:t>Figure</w:t>
      </w:r>
      <w:r w:rsidR="002D12E3" w:rsidRPr="00F677A1">
        <w:rPr>
          <w:i/>
        </w:rPr>
        <w:t xml:space="preserve"> </w:t>
      </w:r>
      <w:r w:rsidR="002D12E3" w:rsidRPr="00970564">
        <w:rPr>
          <w:rStyle w:val="Heading3Char"/>
          <w:rFonts w:cs="Arial"/>
        </w:rPr>
        <w:t>2</w:t>
      </w:r>
      <w:r w:rsidR="002D12E3" w:rsidRPr="005354C0">
        <w:rPr>
          <w:rFonts w:cs="Arial"/>
          <w:b/>
        </w:rPr>
        <w:t>:</w:t>
      </w:r>
      <w:r w:rsidR="002D12E3" w:rsidRPr="00970564">
        <w:rPr>
          <w:rFonts w:cs="Arial"/>
        </w:rPr>
        <w:t xml:space="preserve"> Distribution of </w:t>
      </w:r>
      <w:r w:rsidR="00E47D09" w:rsidRPr="00970564">
        <w:rPr>
          <w:rFonts w:eastAsia="Calibri" w:cs="Arial"/>
          <w:lang w:eastAsia="ja-JP"/>
        </w:rPr>
        <w:t>color</w:t>
      </w:r>
      <w:r w:rsidR="002D12E3" w:rsidRPr="00970564">
        <w:rPr>
          <w:rFonts w:eastAsia="Calibri" w:cs="Arial"/>
          <w:lang w:eastAsia="ja-JP"/>
        </w:rPr>
        <w:t>wheel</w:t>
      </w:r>
      <w:r w:rsidR="002D12E3" w:rsidRPr="00970564">
        <w:rPr>
          <w:rFonts w:cs="Arial"/>
        </w:rPr>
        <w:t xml:space="preserve"> task responses per condition per set size in </w:t>
      </w:r>
      <w:r w:rsidR="002D12E3" w:rsidRPr="00970564">
        <w:rPr>
          <w:rFonts w:eastAsia="Calibri" w:cs="Arial"/>
          <w:lang w:eastAsia="ja-JP"/>
        </w:rPr>
        <w:t>Experiment</w:t>
      </w:r>
      <w:r w:rsidR="002D12E3" w:rsidRPr="00970564">
        <w:rPr>
          <w:rFonts w:cs="Arial"/>
        </w:rPr>
        <w:t xml:space="preserve"> 1 (A, 28 participants) and 2 (B, 61 participants).</w:t>
      </w:r>
      <w:r w:rsidR="008A5F12" w:rsidRPr="00970564">
        <w:rPr>
          <w:rFonts w:cs="Arial"/>
        </w:rPr>
        <w:t xml:space="preserve"> </w:t>
      </w:r>
      <w:r w:rsidR="002D12E3" w:rsidRPr="00970564">
        <w:rPr>
          <w:rFonts w:cs="Arial"/>
        </w:rPr>
        <w:t xml:space="preserve">X axis represents deviance from target </w:t>
      </w:r>
      <w:r w:rsidR="00E47D09" w:rsidRPr="00970564">
        <w:rPr>
          <w:rFonts w:eastAsia="Calibri" w:cs="Arial"/>
          <w:lang w:eastAsia="ja-JP"/>
        </w:rPr>
        <w:t>color</w:t>
      </w:r>
      <w:r w:rsidR="002D12E3" w:rsidRPr="00970564">
        <w:rPr>
          <w:rFonts w:eastAsia="Calibri" w:cs="Arial"/>
          <w:lang w:eastAsia="ja-JP"/>
        </w:rPr>
        <w:t>.</w:t>
      </w:r>
    </w:p>
    <w:p w14:paraId="52960B26" w14:textId="1C8F9B3C" w:rsidR="002D12E3" w:rsidRPr="00970564" w:rsidRDefault="002D12E3" w:rsidP="00E922A2">
      <w:pPr>
        <w:spacing w:line="360" w:lineRule="auto"/>
        <w:jc w:val="both"/>
        <w:rPr>
          <w:rFonts w:eastAsia="Calibri" w:cs="Arial"/>
          <w:lang w:eastAsia="ja-JP"/>
        </w:rPr>
      </w:pPr>
      <w:r w:rsidRPr="00970564">
        <w:rPr>
          <w:rFonts w:eastAsia="Calibri" w:cs="Arial"/>
          <w:i/>
          <w:lang w:eastAsia="ja-JP"/>
        </w:rPr>
        <w:br/>
      </w:r>
    </w:p>
    <w:p w14:paraId="61369A9A" w14:textId="72217550" w:rsidR="002D12E3" w:rsidRPr="005354C0" w:rsidRDefault="002D12E3" w:rsidP="00E922A2">
      <w:r w:rsidRPr="00970564">
        <w:rPr>
          <w:rFonts w:eastAsia="Calibri" w:cs="Arial"/>
          <w:lang w:eastAsia="ja-JP"/>
        </w:rPr>
        <w:br w:type="page"/>
      </w:r>
    </w:p>
    <w:p w14:paraId="06D5F212" w14:textId="43D5771E" w:rsidR="002D12E3" w:rsidRPr="0030171C" w:rsidRDefault="00F677A1" w:rsidP="00E922A2">
      <w:pPr>
        <w:spacing w:line="360" w:lineRule="auto"/>
        <w:jc w:val="both"/>
        <w:rPr>
          <w:b/>
          <w:color w:val="C00000"/>
        </w:rPr>
      </w:pPr>
      <w:ins w:id="62" w:author="Andrew Westbrook" w:date="2019-07-31T17:50:00Z">
        <w:r>
          <w:rPr>
            <w:noProof/>
          </w:rPr>
          <w:drawing>
            <wp:inline distT="0" distB="0" distL="0" distR="0" wp14:anchorId="7B4B4EA9" wp14:editId="4600AE56">
              <wp:extent cx="5943600" cy="3578860"/>
              <wp:effectExtent l="0" t="0" r="0" b="2540"/>
              <wp:docPr id="51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Εικόνα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78860"/>
                      </a:xfrm>
                      <a:prstGeom prst="rect">
                        <a:avLst/>
                      </a:prstGeom>
                      <a:noFill/>
                      <a:ln>
                        <a:noFill/>
                      </a:ln>
                      <a:extLst/>
                    </pic:spPr>
                  </pic:pic>
                </a:graphicData>
              </a:graphic>
            </wp:inline>
          </w:drawing>
        </w:r>
      </w:ins>
      <w:r w:rsidR="002D12E3" w:rsidRPr="00F677A1">
        <w:rPr>
          <w:rStyle w:val="Heading3Char"/>
          <w:rFonts w:cs="Arial"/>
          <w:color w:val="auto"/>
        </w:rPr>
        <w:t>Supplementa</w:t>
      </w:r>
      <w:r w:rsidR="001D6461" w:rsidRPr="00F677A1">
        <w:rPr>
          <w:rStyle w:val="Heading3Char"/>
          <w:rFonts w:cs="Arial"/>
          <w:color w:val="auto"/>
        </w:rPr>
        <w:t>l</w:t>
      </w:r>
      <w:r w:rsidR="002D12E3" w:rsidRPr="00F677A1">
        <w:rPr>
          <w:i/>
        </w:rPr>
        <w:t xml:space="preserve"> </w:t>
      </w:r>
      <w:r w:rsidR="002D12E3" w:rsidRPr="00164A25">
        <w:rPr>
          <w:b/>
          <w:i/>
        </w:rPr>
        <w:t>Figure</w:t>
      </w:r>
      <w:r w:rsidR="002D12E3" w:rsidRPr="00F677A1">
        <w:rPr>
          <w:i/>
        </w:rPr>
        <w:t xml:space="preserve"> </w:t>
      </w:r>
      <w:r w:rsidR="002D12E3" w:rsidRPr="00F677A1">
        <w:rPr>
          <w:rStyle w:val="Heading3Char"/>
          <w:rFonts w:cs="Arial"/>
          <w:i/>
          <w:color w:val="auto"/>
        </w:rPr>
        <w:t>3</w:t>
      </w:r>
      <w:r w:rsidR="002D12E3" w:rsidRPr="00F677A1">
        <w:rPr>
          <w:i/>
        </w:rPr>
        <w:t>:</w:t>
      </w:r>
      <w:r w:rsidR="002D12E3" w:rsidRPr="00F677A1">
        <w:t xml:space="preserve"> Simulations of cognitive effort discounting task given indifference points derived from pilot participants. The goal was to assess the number of repetitions of choice offer pairs necessary to extract indifference point effects for set size and condition as measured with pilot data. Every column represents a different set size, every row different participant. Every cell has been simulated 1000 times. Red line: minimum significant difference for set size derived from real data. Blue line: minimum significant condition effect difference.</w:t>
      </w:r>
    </w:p>
    <w:p w14:paraId="58B45422" w14:textId="09E4B71E" w:rsidR="002D12E3" w:rsidRPr="00970564" w:rsidRDefault="002D12E3" w:rsidP="00E922A2">
      <w:pPr>
        <w:rPr>
          <w:rFonts w:eastAsia="Calibri" w:cs="Arial"/>
          <w:b/>
          <w:lang w:eastAsia="ja-JP"/>
        </w:rPr>
      </w:pPr>
      <w:r w:rsidRPr="00970564">
        <w:rPr>
          <w:rFonts w:eastAsia="Calibri" w:cs="Arial"/>
          <w:b/>
          <w:lang w:eastAsia="ja-JP"/>
        </w:rPr>
        <w:br w:type="page"/>
      </w:r>
    </w:p>
    <w:p w14:paraId="190C9404" w14:textId="399C7D7C" w:rsidR="002D12E3" w:rsidRDefault="002D12E3" w:rsidP="00E922A2">
      <w:pPr>
        <w:spacing w:after="0" w:line="360" w:lineRule="auto"/>
        <w:jc w:val="both"/>
        <w:rPr>
          <w:rFonts w:eastAsia="Calibri" w:cs="Arial"/>
          <w:lang w:eastAsia="ja-JP"/>
        </w:rPr>
      </w:pPr>
      <w:r w:rsidRPr="00970564">
        <w:rPr>
          <w:rStyle w:val="Heading3Char"/>
          <w:rFonts w:cs="Arial"/>
        </w:rPr>
        <w:t>Supplemental Results:</w:t>
      </w:r>
      <w:r w:rsidRPr="00970564">
        <w:rPr>
          <w:rFonts w:eastAsia="Calibri" w:cs="Arial"/>
          <w:b/>
          <w:lang w:eastAsia="ja-JP"/>
        </w:rPr>
        <w:t xml:space="preserve"> </w:t>
      </w:r>
      <w:r w:rsidRPr="00970564">
        <w:rPr>
          <w:rFonts w:eastAsia="Calibri" w:cs="Arial"/>
          <w:lang w:eastAsia="ja-JP"/>
        </w:rPr>
        <w:t>Individual differences</w:t>
      </w:r>
    </w:p>
    <w:p w14:paraId="12971401" w14:textId="5665AF6B" w:rsidR="002D12E3" w:rsidRPr="0030171C" w:rsidRDefault="002D12E3" w:rsidP="00E922A2">
      <w:pPr>
        <w:spacing w:line="360" w:lineRule="auto"/>
        <w:jc w:val="both"/>
      </w:pPr>
      <w:r w:rsidRPr="0030171C">
        <w:t>In both studies, as well as in previous pilot studies, th</w:t>
      </w:r>
      <w:r w:rsidR="00E213DB">
        <w:t>e majority of participants (83</w:t>
      </w:r>
      <w:r w:rsidRPr="0030171C">
        <w:t>%) preferred update. However, a smaller perce</w:t>
      </w:r>
      <w:r w:rsidR="000A2F91">
        <w:t xml:space="preserve">ntage </w:t>
      </w:r>
      <w:r w:rsidR="00256979">
        <w:t>showed a</w:t>
      </w:r>
      <w:r w:rsidR="000A2F91">
        <w:t xml:space="preserve"> preference for i</w:t>
      </w:r>
      <w:r w:rsidR="00E213DB">
        <w:t>gnore (17</w:t>
      </w:r>
      <w:r w:rsidRPr="0030171C">
        <w:t>%). Given this observation, we considered the po</w:t>
      </w:r>
      <w:r w:rsidR="000A2F91">
        <w:t>ssibility that, on the direct (update versus i</w:t>
      </w:r>
      <w:r w:rsidRPr="0030171C">
        <w:t>gnore) comparison trials</w:t>
      </w:r>
      <w:r w:rsidR="00256979">
        <w:t xml:space="preserve"> of the COGED task</w:t>
      </w:r>
      <w:r w:rsidRPr="0030171C">
        <w:t>, an effect of set size was in fact present, but masked by relevant individual variation in the o</w:t>
      </w:r>
      <w:r w:rsidR="000A2F91">
        <w:t>verall preference for update or i</w:t>
      </w:r>
      <w:r w:rsidRPr="0030171C">
        <w:t>gnore. To assess this, we conducted supplementary analysis of</w:t>
      </w:r>
      <w:r w:rsidR="00CB6F53">
        <w:t xml:space="preserve"> data from both Experiment 1 and 2</w:t>
      </w:r>
      <w:r w:rsidRPr="0030171C">
        <w:t>, in which the effect of set size on IP was stratified by a group factor repre</w:t>
      </w:r>
      <w:r w:rsidR="000A2F91">
        <w:t>senting overall preference for update over i</w:t>
      </w:r>
      <w:r w:rsidRPr="0030171C">
        <w:t>gnore. Specifically, participa</w:t>
      </w:r>
      <w:r w:rsidR="00CB6F53">
        <w:t>nts</w:t>
      </w:r>
      <w:r w:rsidRPr="0030171C">
        <w:t xml:space="preserve"> were assigned to one or</w:t>
      </w:r>
      <w:r w:rsidRPr="00970564">
        <w:rPr>
          <w:rFonts w:eastAsia="Calibri" w:cs="Arial"/>
          <w:lang w:eastAsia="ja-JP"/>
        </w:rPr>
        <w:t xml:space="preserve"> the</w:t>
      </w:r>
      <w:r w:rsidRPr="0030171C">
        <w:t xml:space="preserve"> other group based on their average IP being larger or smaller than 2. In keeping with our hypothesis, one-way ANOVAs in each group separately revealed effects of set size, bot</w:t>
      </w:r>
      <w:r w:rsidR="000A2F91">
        <w:t>h in those preferring u</w:t>
      </w:r>
      <w:r w:rsidR="00CB6F53">
        <w:t>pdate (70</w:t>
      </w:r>
      <w:r w:rsidRPr="0030171C">
        <w:t xml:space="preserve"> participants), </w:t>
      </w:r>
      <w:r w:rsidR="000A2F91">
        <w:t>as well as in those preferring i</w:t>
      </w:r>
      <w:r w:rsidR="00CB6F53">
        <w:t>gnore (14</w:t>
      </w:r>
      <w:r w:rsidRPr="0030171C">
        <w:t xml:space="preserve"> participants</w:t>
      </w:r>
      <w:r w:rsidRPr="00970564">
        <w:rPr>
          <w:rFonts w:eastAsia="Calibri" w:cs="Arial"/>
          <w:lang w:eastAsia="ja-JP"/>
        </w:rPr>
        <w:t>)(</w:t>
      </w:r>
      <w:r w:rsidRPr="0030171C">
        <w:t xml:space="preserve">Ignore: </w:t>
      </w:r>
      <w:r w:rsidR="00CB6F53">
        <w:t>p=0.076</w:t>
      </w:r>
      <w:r w:rsidRPr="0030171C">
        <w:t>, BF</w:t>
      </w:r>
      <w:r w:rsidRPr="0030171C">
        <w:rPr>
          <w:vertAlign w:val="subscript"/>
        </w:rPr>
        <w:t>10</w:t>
      </w:r>
      <w:r w:rsidR="00CB6F53">
        <w:t>=4.</w:t>
      </w:r>
      <w:r w:rsidR="00813889">
        <w:t>56</w:t>
      </w:r>
      <w:r w:rsidR="00CB6F53">
        <w:t>; Update: p=3.12e-4</w:t>
      </w:r>
      <w:r w:rsidRPr="0030171C">
        <w:t>, BF</w:t>
      </w:r>
      <w:r w:rsidRPr="0030171C">
        <w:rPr>
          <w:vertAlign w:val="subscript"/>
        </w:rPr>
        <w:t>10</w:t>
      </w:r>
      <w:r w:rsidRPr="0030171C">
        <w:t>=</w:t>
      </w:r>
      <w:r w:rsidR="00CB6F53">
        <w:t>865</w:t>
      </w:r>
      <w:r w:rsidRPr="0030171C">
        <w:t xml:space="preserve">). </w:t>
      </w:r>
    </w:p>
    <w:p w14:paraId="48E726D5" w14:textId="77777777" w:rsidR="002D12E3" w:rsidRPr="00970564" w:rsidRDefault="002D12E3" w:rsidP="00E922A2">
      <w:pPr>
        <w:spacing w:line="360" w:lineRule="auto"/>
        <w:jc w:val="both"/>
        <w:rPr>
          <w:rFonts w:cs="Arial"/>
          <w:i/>
        </w:rPr>
      </w:pPr>
    </w:p>
    <w:p w14:paraId="66C98342" w14:textId="27972939" w:rsidR="002D12E3" w:rsidRPr="00970564" w:rsidRDefault="00DC40B8" w:rsidP="00E922A2">
      <w:pPr>
        <w:spacing w:line="360" w:lineRule="auto"/>
        <w:jc w:val="both"/>
        <w:rPr>
          <w:rFonts w:eastAsia="Calibri" w:cs="Arial"/>
          <w:i/>
          <w:lang w:eastAsia="ja-JP"/>
        </w:rPr>
      </w:pPr>
      <w:r>
        <w:rPr>
          <w:rFonts w:eastAsia="Calibri" w:cs="Arial"/>
          <w:i/>
          <w:noProof/>
        </w:rPr>
        <w:drawing>
          <wp:inline distT="0" distB="0" distL="0" distR="0" wp14:anchorId="6D153BC2" wp14:editId="3ED7920C">
            <wp:extent cx="5943600" cy="3895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Group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4E529013" w14:textId="5A3CDBF5" w:rsidR="00562B88" w:rsidRPr="000A2F91" w:rsidRDefault="002D12E3" w:rsidP="00E922A2">
      <w:pPr>
        <w:spacing w:line="276" w:lineRule="auto"/>
        <w:jc w:val="both"/>
        <w:rPr>
          <w:rFonts w:cs="Arial"/>
          <w:sz w:val="22"/>
          <w:lang w:eastAsia="ja-JP"/>
        </w:rPr>
      </w:pPr>
      <w:r w:rsidRPr="00970564">
        <w:rPr>
          <w:rStyle w:val="Heading3Char"/>
          <w:rFonts w:cs="Arial"/>
        </w:rPr>
        <w:t>Supplementa</w:t>
      </w:r>
      <w:r w:rsidR="001D6461" w:rsidRPr="00970564">
        <w:rPr>
          <w:rStyle w:val="Heading3Char"/>
          <w:rFonts w:cs="Arial"/>
        </w:rPr>
        <w:t>l</w:t>
      </w:r>
      <w:r w:rsidRPr="0030171C">
        <w:rPr>
          <w:i/>
        </w:rPr>
        <w:t xml:space="preserve"> </w:t>
      </w:r>
      <w:r w:rsidRPr="00164A25">
        <w:rPr>
          <w:b/>
          <w:i/>
        </w:rPr>
        <w:t>Figure</w:t>
      </w:r>
      <w:r w:rsidRPr="0030171C">
        <w:rPr>
          <w:i/>
        </w:rPr>
        <w:t xml:space="preserve"> </w:t>
      </w:r>
      <w:r w:rsidRPr="00970564">
        <w:rPr>
          <w:rStyle w:val="Heading3Char"/>
          <w:rFonts w:cs="Arial"/>
        </w:rPr>
        <w:t>4</w:t>
      </w:r>
      <w:r w:rsidRPr="005354C0">
        <w:rPr>
          <w:rStyle w:val="Heading3Char"/>
          <w:rFonts w:cs="Arial"/>
        </w:rPr>
        <w:t>:</w:t>
      </w:r>
      <w:r w:rsidRPr="00970564">
        <w:rPr>
          <w:rFonts w:cs="Arial"/>
        </w:rPr>
        <w:t xml:space="preserve"> “Ignore vs Update” indifference points varying by demand separately for participants who overall preferred </w:t>
      </w:r>
      <w:r w:rsidR="00190D03">
        <w:rPr>
          <w:rFonts w:eastAsia="Calibri" w:cs="Arial"/>
          <w:noProof/>
          <w:lang w:eastAsia="ja-JP"/>
        </w:rPr>
        <w:t>ignore</w:t>
      </w:r>
      <w:r w:rsidR="00190D03">
        <w:rPr>
          <w:rFonts w:cs="Arial"/>
        </w:rPr>
        <w:t xml:space="preserve"> or update trials. </w:t>
      </w:r>
      <w:r w:rsidR="00190D03" w:rsidRPr="00970564">
        <w:rPr>
          <w:rFonts w:cs="Arial"/>
        </w:rPr>
        <w:t xml:space="preserve">Indifference points of 2 signify no discounting, thus, no preference between the two </w:t>
      </w:r>
      <w:r w:rsidR="00190D03">
        <w:rPr>
          <w:rFonts w:cs="Arial"/>
        </w:rPr>
        <w:t xml:space="preserve">conditions. </w:t>
      </w:r>
      <w:r w:rsidR="00E213DB">
        <w:rPr>
          <w:rFonts w:cs="Arial"/>
        </w:rPr>
        <w:t xml:space="preserve">Participants pooled from both Experiments. </w:t>
      </w:r>
      <w:r w:rsidRPr="00970564">
        <w:rPr>
          <w:rFonts w:cs="Arial"/>
        </w:rPr>
        <w:t xml:space="preserve">The update group consists of </w:t>
      </w:r>
      <w:r w:rsidR="00E213DB">
        <w:rPr>
          <w:rFonts w:cs="Arial"/>
        </w:rPr>
        <w:t>70</w:t>
      </w:r>
      <w:r w:rsidRPr="00970564">
        <w:rPr>
          <w:rFonts w:cs="Arial"/>
        </w:rPr>
        <w:t xml:space="preserve"> participants and</w:t>
      </w:r>
      <w:r w:rsidR="00E213DB">
        <w:rPr>
          <w:rFonts w:cs="Arial"/>
        </w:rPr>
        <w:t xml:space="preserve"> the ignore group consists of 14</w:t>
      </w:r>
      <w:r w:rsidRPr="00970564">
        <w:rPr>
          <w:rFonts w:cs="Arial"/>
        </w:rPr>
        <w:t xml:space="preserve">. </w:t>
      </w:r>
      <w:r w:rsidRPr="00190D03">
        <w:t xml:space="preserve">Error bars indicate within- participant </w:t>
      </w:r>
      <w:r w:rsidRPr="00190D03">
        <w:rPr>
          <w:rFonts w:cs="Arial"/>
        </w:rPr>
        <w:t>SEM</w:t>
      </w:r>
      <w:r w:rsidR="00562B88" w:rsidRPr="00190D03">
        <w:rPr>
          <w:rFonts w:cs="Arial"/>
          <w:lang w:eastAsia="ja-JP"/>
        </w:rPr>
        <w:fldChar w:fldCharType="begin" w:fldLock="1"/>
      </w:r>
      <w:r w:rsidR="005518F1" w:rsidRPr="00190D03">
        <w:rPr>
          <w:rFonts w:cs="Arial"/>
          <w:lang w:eastAsia="ja-JP"/>
        </w:rPr>
        <w:instrText>ADDIN CSL_CITATION {"citationItems":[{"id":"ITEM-1","itemData":{"DOI":"10.20982/tqmp.01.1.p042","ISSN":"1913-4126","author":[{"dropping-particle":"","family":"Cousineau","given":"Denis","non-dropping-particle":"","parse-names":false,"suffix":""}],"container-title":"Tutorials in Quantitative Methods for Psychology","id":"ITEM-1","issue":"1","issued":{"date-parts":[["2005","9","1"]]},"page":"42-45","title":"Confidence intervals in within-subject designs: A simpler solution to Loftus and Masson's method","type":"article-journal","volume":"1"},"uris":["http://www.mendeley.com/documents/?uuid=d2945a5d-4137-382c-8bc9-f9878b20ab3b"]},{"id":"ITEM-2","itemData":{"DOI":"10.20982/tqmp.04.2.p061","ISSN":"1913-4126","author":[{"dropping-particle":"","family":"Morey","given":"Richard D.","non-dropping-particle":"","parse-names":false,"suffix":""}],"container-title":"Tutorials in Quantitative Methods for Psychology","id":"ITEM-2","issue":"2","issued":{"date-parts":[["2008","9","1"]]},"page":"61-64","title":"Confidence Intervals from Normalized Data: A correction to Cousineau (2005)","type":"article-journal","volume":"4"},"uris":["http://www.mendeley.com/documents/?uuid=dce42c3c-10d0-3946-b044-c3f6f8c97d8e"]}],"mendeley":{"formattedCitation":"&lt;sup&gt;21,22&lt;/sup&gt;","plainTextFormattedCitation":"21,22","previouslyFormattedCitation":"&lt;sup&gt;21,22&lt;/sup&gt;"},"properties":{"noteIndex":0},"schema":"https://github.com/citation-style-language/schema/raw/master/csl-citation.json"}</w:instrText>
      </w:r>
      <w:r w:rsidR="00562B88" w:rsidRPr="00190D03">
        <w:rPr>
          <w:rFonts w:cs="Arial"/>
          <w:lang w:eastAsia="ja-JP"/>
        </w:rPr>
        <w:fldChar w:fldCharType="separate"/>
      </w:r>
      <w:r w:rsidR="00900833" w:rsidRPr="00190D03">
        <w:rPr>
          <w:rFonts w:cs="Arial"/>
          <w:noProof/>
          <w:vertAlign w:val="superscript"/>
          <w:lang w:eastAsia="ja-JP"/>
        </w:rPr>
        <w:t>21,22</w:t>
      </w:r>
      <w:r w:rsidR="00562B88" w:rsidRPr="00190D03">
        <w:rPr>
          <w:rFonts w:cs="Arial"/>
          <w:lang w:eastAsia="ja-JP"/>
        </w:rPr>
        <w:fldChar w:fldCharType="end"/>
      </w:r>
      <w:r w:rsidR="00562B88" w:rsidRPr="00190D03">
        <w:rPr>
          <w:rFonts w:cs="Arial"/>
          <w:lang w:eastAsia="ja-JP"/>
        </w:rPr>
        <w:t>.</w:t>
      </w:r>
    </w:p>
    <w:sectPr w:rsidR="00562B88" w:rsidRPr="000A2F91" w:rsidSect="00CC1B3B">
      <w:headerReference w:type="default" r:id="rId20"/>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ndrew Westbrook" w:date="2019-07-17T17:41:00Z" w:initials="AW">
    <w:p w14:paraId="587A614D" w14:textId="08320E6F" w:rsidR="00BD2025" w:rsidRDefault="00BD2025">
      <w:pPr>
        <w:pStyle w:val="CommentText"/>
      </w:pPr>
      <w:r>
        <w:rPr>
          <w:rStyle w:val="CommentReference"/>
        </w:rPr>
        <w:annotationRef/>
      </w:r>
      <w:r>
        <w:t>I’ve always found this phrasing confusing as “value” implies a beneficial thing with appetitive qualities, while effort is costly. Thus, I would argue for saying the “cost of cognitive effort” instead (and then change what needs to be changed in the rest of the sentence to correspond). Alternately, perhaps you could refocus the sentence to say that the “value of focusing is weighed against the opportunity costs...”?</w:t>
      </w:r>
    </w:p>
  </w:comment>
  <w:comment w:id="4" w:author="Andrew Westbrook" w:date="2019-07-17T17:54:00Z" w:initials="AW">
    <w:p w14:paraId="6C66AA80" w14:textId="163CE94E" w:rsidR="00BD2025" w:rsidRDefault="00BD2025">
      <w:pPr>
        <w:pStyle w:val="CommentText"/>
      </w:pPr>
      <w:r>
        <w:rPr>
          <w:rStyle w:val="CommentReference"/>
        </w:rPr>
        <w:annotationRef/>
      </w:r>
      <w:r>
        <w:t>Do we want to add a sentence in the introduction or methods motivating why we were interested in the contrast of vs. No Redo and Ignore vs Update trials?</w:t>
      </w:r>
    </w:p>
  </w:comment>
  <w:comment w:id="5" w:author="Andrew Westbrook" w:date="2019-07-17T18:03:00Z" w:initials="AW">
    <w:p w14:paraId="59453335" w14:textId="1EB81479" w:rsidR="00BD2025" w:rsidRDefault="00BD2025">
      <w:pPr>
        <w:pStyle w:val="CommentText"/>
      </w:pPr>
      <w:r>
        <w:rPr>
          <w:rStyle w:val="CommentReference"/>
        </w:rPr>
        <w:annotationRef/>
      </w:r>
      <w:r>
        <w:t>Might be helpful here to include captions on the Y-axis of Fig 2A and 2B with “Better Performance” at the bottom and “Worse performance” at the top</w:t>
      </w:r>
    </w:p>
  </w:comment>
  <w:comment w:id="6" w:author="Monja Froboese" w:date="2019-07-18T15:03:00Z" w:initials="MF">
    <w:p w14:paraId="4797C265" w14:textId="77777777" w:rsidR="00BD2025" w:rsidRDefault="00BD2025">
      <w:pPr>
        <w:pStyle w:val="CommentText"/>
      </w:pPr>
      <w:r>
        <w:rPr>
          <w:rStyle w:val="CommentReference"/>
        </w:rPr>
        <w:annotationRef/>
      </w:r>
      <w:r>
        <w:t xml:space="preserve">Or A,B </w:t>
      </w:r>
      <w:r>
        <w:sym w:font="Wingdings" w:char="F04A"/>
      </w:r>
    </w:p>
    <w:p w14:paraId="24096526" w14:textId="77777777" w:rsidR="00BD2025" w:rsidRDefault="00BD2025">
      <w:pPr>
        <w:pStyle w:val="CommentText"/>
      </w:pPr>
    </w:p>
    <w:p w14:paraId="177A2F16" w14:textId="77777777" w:rsidR="00BD2025" w:rsidRDefault="00BD2025">
      <w:pPr>
        <w:pStyle w:val="CommentText"/>
      </w:pPr>
      <w:r>
        <w:t>Btw: Figure 4A and E say: IndUifference point</w:t>
      </w:r>
    </w:p>
  </w:comment>
  <w:comment w:id="26" w:author="Monja Froboese" w:date="2019-07-18T15:14:00Z" w:initials="MF">
    <w:p w14:paraId="1DC0CE58" w14:textId="77777777" w:rsidR="00BD2025" w:rsidRDefault="00BD2025">
      <w:pPr>
        <w:pStyle w:val="CommentText"/>
      </w:pPr>
      <w:r>
        <w:rPr>
          <w:rStyle w:val="CommentReference"/>
        </w:rPr>
        <w:annotationRef/>
      </w:r>
      <w:r>
        <w:t>Maybe report correlation coefficient? Or like Andrew suggests: 5A show correlation, but this is fine for me too</w:t>
      </w:r>
    </w:p>
  </w:comment>
  <w:comment w:id="27" w:author="Andrew Westbrook" w:date="2019-07-17T18:34:00Z" w:initials="AW">
    <w:p w14:paraId="3D78A426" w14:textId="61F54D07" w:rsidR="00BD2025" w:rsidRDefault="00BD2025">
      <w:pPr>
        <w:pStyle w:val="CommentText"/>
      </w:pPr>
      <w:r>
        <w:rPr>
          <w:rStyle w:val="CommentReference"/>
        </w:rPr>
        <w:annotationRef/>
      </w:r>
      <w:r>
        <w:t>I’m not a huge fan of this plot. Wouldn’t it be much more straightforward to plot the IP against deviance for update and for ignore? Then you could show both that IPs are higher for update. You could also plot the residuals for a model in which you regress out individual differences in deviance and show that there is still an effect of condition, controlling for performance...</w:t>
      </w:r>
    </w:p>
  </w:comment>
  <w:comment w:id="34" w:author="Andrew Westbrook" w:date="2019-07-17T18:45:00Z" w:initials="AW">
    <w:p w14:paraId="5BF11ACC" w14:textId="0D442D06" w:rsidR="00BD2025" w:rsidRDefault="00BD2025">
      <w:pPr>
        <w:pStyle w:val="CommentText"/>
      </w:pPr>
      <w:r>
        <w:rPr>
          <w:rStyle w:val="CommentReference"/>
        </w:rPr>
        <w:annotationRef/>
      </w:r>
      <w:r>
        <w:t>While this is one plausible hypothesis implicating dopamine, another perhaps even more relevant idea is that of tonic dopamine signaling opportunity costs. As Lieke has hypothesized with her own results, higher dopamine might lead a person to act as though opportunity costs are higher and thus bias them more toward flexibility than stability. Here, you could cite Niv 2007 and Boureau, Sokol-Hessner, and Daw 2015</w:t>
      </w:r>
    </w:p>
  </w:comment>
  <w:comment w:id="60" w:author="Monja Froboese" w:date="2019-07-18T15:36:00Z" w:initials="MF">
    <w:p w14:paraId="11180328" w14:textId="77777777" w:rsidR="00BD2025" w:rsidRDefault="00BD2025">
      <w:pPr>
        <w:pStyle w:val="CommentText"/>
      </w:pPr>
      <w:r>
        <w:rPr>
          <w:rStyle w:val="CommentReference"/>
        </w:rPr>
        <w:annotationRef/>
      </w:r>
      <w:r>
        <w:t>Maybe note here that Figure captions note subject number for each effect or give overview? Here the reader is left in confusion about final samples /reliability of findings.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7A614D" w15:done="0"/>
  <w15:commentEx w15:paraId="6C66AA80" w15:done="0"/>
  <w15:commentEx w15:paraId="59453335" w15:done="0"/>
  <w15:commentEx w15:paraId="177A2F16" w15:done="0"/>
  <w15:commentEx w15:paraId="1DC0CE58" w15:done="0"/>
  <w15:commentEx w15:paraId="3D78A426" w15:done="0"/>
  <w15:commentEx w15:paraId="5BF11ACC" w15:done="0"/>
  <w15:commentEx w15:paraId="1118032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C95F4" w14:textId="77777777" w:rsidR="00BD2025" w:rsidRDefault="00BD2025" w:rsidP="007B6569">
      <w:pPr>
        <w:spacing w:after="0" w:line="240" w:lineRule="auto"/>
      </w:pPr>
      <w:r>
        <w:separator/>
      </w:r>
    </w:p>
  </w:endnote>
  <w:endnote w:type="continuationSeparator" w:id="0">
    <w:p w14:paraId="60164D82" w14:textId="77777777" w:rsidR="00BD2025" w:rsidRDefault="00BD2025" w:rsidP="007B6569">
      <w:pPr>
        <w:spacing w:after="0" w:line="240" w:lineRule="auto"/>
      </w:pPr>
      <w:r>
        <w:continuationSeparator/>
      </w:r>
    </w:p>
  </w:endnote>
  <w:endnote w:type="continuationNotice" w:id="1">
    <w:p w14:paraId="21D5652A" w14:textId="77777777" w:rsidR="00BD2025" w:rsidRDefault="00BD20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Univers">
    <w:charset w:val="00"/>
    <w:family w:val="swiss"/>
    <w:pitch w:val="variable"/>
    <w:sig w:usb0="80000287" w:usb1="00000000" w:usb2="00000000" w:usb3="00000000" w:csb0="0000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0E45C9" w14:textId="77777777" w:rsidR="00BD2025" w:rsidRDefault="00BD2025" w:rsidP="007B6569">
      <w:pPr>
        <w:spacing w:after="0" w:line="240" w:lineRule="auto"/>
      </w:pPr>
      <w:r>
        <w:separator/>
      </w:r>
    </w:p>
  </w:footnote>
  <w:footnote w:type="continuationSeparator" w:id="0">
    <w:p w14:paraId="3BB468A9" w14:textId="77777777" w:rsidR="00BD2025" w:rsidRDefault="00BD2025" w:rsidP="007B6569">
      <w:pPr>
        <w:spacing w:after="0" w:line="240" w:lineRule="auto"/>
      </w:pPr>
      <w:r>
        <w:continuationSeparator/>
      </w:r>
    </w:p>
  </w:footnote>
  <w:footnote w:type="continuationNotice" w:id="1">
    <w:p w14:paraId="4D54AD52" w14:textId="77777777" w:rsidR="00BD2025" w:rsidRDefault="00BD20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4969239"/>
      <w:docPartObj>
        <w:docPartGallery w:val="Page Numbers (Top of Page)"/>
        <w:docPartUnique/>
      </w:docPartObj>
    </w:sdtPr>
    <w:sdtEndPr>
      <w:rPr>
        <w:noProof/>
      </w:rPr>
    </w:sdtEndPr>
    <w:sdtContent>
      <w:p w14:paraId="008ADBD8" w14:textId="61779AA6" w:rsidR="00BD2025" w:rsidRDefault="00BD2025">
        <w:pPr>
          <w:pStyle w:val="Header"/>
          <w:jc w:val="right"/>
        </w:pPr>
        <w:r>
          <w:fldChar w:fldCharType="begin"/>
        </w:r>
        <w:r>
          <w:instrText xml:space="preserve"> PAGE   \* MERGEFORMAT </w:instrText>
        </w:r>
        <w:r>
          <w:fldChar w:fldCharType="separate"/>
        </w:r>
        <w:r w:rsidR="006D2672">
          <w:rPr>
            <w:noProof/>
          </w:rPr>
          <w:t>37</w:t>
        </w:r>
        <w:r>
          <w:rPr>
            <w:noProof/>
          </w:rPr>
          <w:fldChar w:fldCharType="end"/>
        </w:r>
      </w:p>
    </w:sdtContent>
  </w:sdt>
  <w:p w14:paraId="287319AE" w14:textId="4613CC21" w:rsidR="00BD2025" w:rsidRDefault="00BD20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D4294"/>
    <w:multiLevelType w:val="hybridMultilevel"/>
    <w:tmpl w:val="DF7E771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2" w15:restartNumberingAfterBreak="0">
    <w:nsid w:val="17D31FA5"/>
    <w:multiLevelType w:val="multilevel"/>
    <w:tmpl w:val="56068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EC4439"/>
    <w:multiLevelType w:val="hybridMultilevel"/>
    <w:tmpl w:val="1C60E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B0F52"/>
    <w:multiLevelType w:val="multilevel"/>
    <w:tmpl w:val="E9C6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CE18CA"/>
    <w:multiLevelType w:val="hybridMultilevel"/>
    <w:tmpl w:val="3B884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964D9"/>
    <w:multiLevelType w:val="hybridMultilevel"/>
    <w:tmpl w:val="AADEA7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FA8"/>
    <w:multiLevelType w:val="hybridMultilevel"/>
    <w:tmpl w:val="4A6A2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C42389"/>
    <w:multiLevelType w:val="hybridMultilevel"/>
    <w:tmpl w:val="3C66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DB7B7A"/>
    <w:multiLevelType w:val="hybridMultilevel"/>
    <w:tmpl w:val="12000690"/>
    <w:lvl w:ilvl="0" w:tplc="4AD2E538">
      <w:start w:val="2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AA44BF"/>
    <w:multiLevelType w:val="hybridMultilevel"/>
    <w:tmpl w:val="3B884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D81BB0"/>
    <w:multiLevelType w:val="multilevel"/>
    <w:tmpl w:val="B914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457D6B"/>
    <w:multiLevelType w:val="hybridMultilevel"/>
    <w:tmpl w:val="3B884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AE39EE"/>
    <w:multiLevelType w:val="hybridMultilevel"/>
    <w:tmpl w:val="A7109376"/>
    <w:lvl w:ilvl="0" w:tplc="AFC2548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772AC4"/>
    <w:multiLevelType w:val="hybridMultilevel"/>
    <w:tmpl w:val="1648060E"/>
    <w:lvl w:ilvl="0" w:tplc="0409000F">
      <w:start w:val="1"/>
      <w:numFmt w:val="decimal"/>
      <w:lvlText w:val="%1."/>
      <w:lvlJc w:val="left"/>
      <w:pPr>
        <w:ind w:left="81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77473E20"/>
    <w:multiLevelType w:val="hybridMultilevel"/>
    <w:tmpl w:val="1A14F4C2"/>
    <w:lvl w:ilvl="0" w:tplc="659A42E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8F6D71"/>
    <w:multiLevelType w:val="hybridMultilevel"/>
    <w:tmpl w:val="CFA47488"/>
    <w:lvl w:ilvl="0" w:tplc="659A42EC">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8"/>
  </w:num>
  <w:num w:numId="2">
    <w:abstractNumId w:val="16"/>
  </w:num>
  <w:num w:numId="3">
    <w:abstractNumId w:val="14"/>
  </w:num>
  <w:num w:numId="4">
    <w:abstractNumId w:val="15"/>
  </w:num>
  <w:num w:numId="5">
    <w:abstractNumId w:val="2"/>
  </w:num>
  <w:num w:numId="6">
    <w:abstractNumId w:val="5"/>
  </w:num>
  <w:num w:numId="7">
    <w:abstractNumId w:val="7"/>
  </w:num>
  <w:num w:numId="8">
    <w:abstractNumId w:val="10"/>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6"/>
  </w:num>
  <w:num w:numId="16">
    <w:abstractNumId w:val="9"/>
  </w:num>
  <w:num w:numId="17">
    <w:abstractNumId w:val="0"/>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13"/>
  </w:num>
  <w:num w:numId="22">
    <w:abstractNumId w:val="11"/>
  </w:num>
  <w:num w:numId="23">
    <w:abstractNumId w:val="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ai Papadopetraki">
    <w15:presenceInfo w15:providerId="None" w15:userId="Danai Papadopetraki"/>
  </w15:person>
  <w15:person w15:author="Monja Froboese">
    <w15:presenceInfo w15:providerId="Windows Live" w15:userId="2891d1fa8226a3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nl-NL" w:vendorID="64" w:dllVersion="6" w:nlCheck="1" w:checkStyle="0"/>
  <w:activeWritingStyle w:appName="MSWord" w:lang="en-US" w:vendorID="64" w:dllVersion="0" w:nlCheck="1" w:checkStyle="0"/>
  <w:activeWritingStyle w:appName="MSWord" w:lang="en-US" w:vendorID="64" w:dllVersion="131078" w:nlCheck="1" w:checkStyle="1"/>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3C9"/>
    <w:rsid w:val="00000821"/>
    <w:rsid w:val="000033BB"/>
    <w:rsid w:val="000060ED"/>
    <w:rsid w:val="0001070D"/>
    <w:rsid w:val="000254E0"/>
    <w:rsid w:val="00031038"/>
    <w:rsid w:val="0003283D"/>
    <w:rsid w:val="0003483C"/>
    <w:rsid w:val="0004208B"/>
    <w:rsid w:val="000427ED"/>
    <w:rsid w:val="00042DBC"/>
    <w:rsid w:val="000523EE"/>
    <w:rsid w:val="00053A85"/>
    <w:rsid w:val="0005449B"/>
    <w:rsid w:val="00054AC1"/>
    <w:rsid w:val="00057E65"/>
    <w:rsid w:val="00066A02"/>
    <w:rsid w:val="00070AD6"/>
    <w:rsid w:val="00074DB2"/>
    <w:rsid w:val="00076704"/>
    <w:rsid w:val="00076AEC"/>
    <w:rsid w:val="0008058E"/>
    <w:rsid w:val="0008069B"/>
    <w:rsid w:val="0008306C"/>
    <w:rsid w:val="0008516F"/>
    <w:rsid w:val="00086493"/>
    <w:rsid w:val="0009465A"/>
    <w:rsid w:val="000960AA"/>
    <w:rsid w:val="000A2C4B"/>
    <w:rsid w:val="000A2F91"/>
    <w:rsid w:val="000A417D"/>
    <w:rsid w:val="000A6535"/>
    <w:rsid w:val="000A6980"/>
    <w:rsid w:val="000B25A2"/>
    <w:rsid w:val="000B3049"/>
    <w:rsid w:val="000B4466"/>
    <w:rsid w:val="000B6D14"/>
    <w:rsid w:val="000B7E10"/>
    <w:rsid w:val="000B7F7B"/>
    <w:rsid w:val="000C2B50"/>
    <w:rsid w:val="000D60A6"/>
    <w:rsid w:val="000D7D17"/>
    <w:rsid w:val="000E017E"/>
    <w:rsid w:val="000E1EDE"/>
    <w:rsid w:val="000E610A"/>
    <w:rsid w:val="000F03E4"/>
    <w:rsid w:val="000F054F"/>
    <w:rsid w:val="000F1754"/>
    <w:rsid w:val="000F5362"/>
    <w:rsid w:val="000F72FD"/>
    <w:rsid w:val="0010007B"/>
    <w:rsid w:val="00102A33"/>
    <w:rsid w:val="00113D05"/>
    <w:rsid w:val="001157B9"/>
    <w:rsid w:val="00116533"/>
    <w:rsid w:val="00116A00"/>
    <w:rsid w:val="001228CB"/>
    <w:rsid w:val="0012357D"/>
    <w:rsid w:val="00124EBB"/>
    <w:rsid w:val="001257C5"/>
    <w:rsid w:val="001262F0"/>
    <w:rsid w:val="001310E4"/>
    <w:rsid w:val="00136741"/>
    <w:rsid w:val="001408FC"/>
    <w:rsid w:val="001417EB"/>
    <w:rsid w:val="00142F3C"/>
    <w:rsid w:val="00144957"/>
    <w:rsid w:val="00144CE8"/>
    <w:rsid w:val="00145CEF"/>
    <w:rsid w:val="0014710A"/>
    <w:rsid w:val="00147A07"/>
    <w:rsid w:val="00151F36"/>
    <w:rsid w:val="001521A4"/>
    <w:rsid w:val="00160A33"/>
    <w:rsid w:val="00161859"/>
    <w:rsid w:val="00162091"/>
    <w:rsid w:val="0016354E"/>
    <w:rsid w:val="00163F1A"/>
    <w:rsid w:val="00164A25"/>
    <w:rsid w:val="00170619"/>
    <w:rsid w:val="0017402E"/>
    <w:rsid w:val="00174E3D"/>
    <w:rsid w:val="00180812"/>
    <w:rsid w:val="00190D03"/>
    <w:rsid w:val="001915C4"/>
    <w:rsid w:val="00194E7C"/>
    <w:rsid w:val="001A32F3"/>
    <w:rsid w:val="001A403E"/>
    <w:rsid w:val="001A4AB2"/>
    <w:rsid w:val="001A5FA4"/>
    <w:rsid w:val="001B2A39"/>
    <w:rsid w:val="001B4119"/>
    <w:rsid w:val="001B6FED"/>
    <w:rsid w:val="001C0169"/>
    <w:rsid w:val="001C09CE"/>
    <w:rsid w:val="001C0D6E"/>
    <w:rsid w:val="001C5E62"/>
    <w:rsid w:val="001D01CA"/>
    <w:rsid w:val="001D1C70"/>
    <w:rsid w:val="001D25C7"/>
    <w:rsid w:val="001D4810"/>
    <w:rsid w:val="001D6461"/>
    <w:rsid w:val="001D7960"/>
    <w:rsid w:val="001E01A8"/>
    <w:rsid w:val="001E3DA7"/>
    <w:rsid w:val="001E519D"/>
    <w:rsid w:val="001E688A"/>
    <w:rsid w:val="001F1E84"/>
    <w:rsid w:val="001F3526"/>
    <w:rsid w:val="001F4670"/>
    <w:rsid w:val="001F5EF1"/>
    <w:rsid w:val="00202E1F"/>
    <w:rsid w:val="0020455E"/>
    <w:rsid w:val="00207105"/>
    <w:rsid w:val="002102C4"/>
    <w:rsid w:val="00211140"/>
    <w:rsid w:val="00211A2D"/>
    <w:rsid w:val="00215761"/>
    <w:rsid w:val="00223037"/>
    <w:rsid w:val="002241B5"/>
    <w:rsid w:val="0022655F"/>
    <w:rsid w:val="00230F5C"/>
    <w:rsid w:val="0023106C"/>
    <w:rsid w:val="00231832"/>
    <w:rsid w:val="0023525F"/>
    <w:rsid w:val="00235374"/>
    <w:rsid w:val="00236638"/>
    <w:rsid w:val="00237545"/>
    <w:rsid w:val="00240F7A"/>
    <w:rsid w:val="00241B3B"/>
    <w:rsid w:val="0024258F"/>
    <w:rsid w:val="00243C07"/>
    <w:rsid w:val="00243D5E"/>
    <w:rsid w:val="00244366"/>
    <w:rsid w:val="00256979"/>
    <w:rsid w:val="0025735B"/>
    <w:rsid w:val="002608A7"/>
    <w:rsid w:val="00267373"/>
    <w:rsid w:val="002720C7"/>
    <w:rsid w:val="002725A7"/>
    <w:rsid w:val="00273F28"/>
    <w:rsid w:val="0027733C"/>
    <w:rsid w:val="0028041D"/>
    <w:rsid w:val="00280AFB"/>
    <w:rsid w:val="00287AEC"/>
    <w:rsid w:val="00292BEC"/>
    <w:rsid w:val="00292CEE"/>
    <w:rsid w:val="00295FE9"/>
    <w:rsid w:val="002A5214"/>
    <w:rsid w:val="002B0CBC"/>
    <w:rsid w:val="002B20F2"/>
    <w:rsid w:val="002B3E30"/>
    <w:rsid w:val="002B44FC"/>
    <w:rsid w:val="002C0804"/>
    <w:rsid w:val="002C1543"/>
    <w:rsid w:val="002C6D8E"/>
    <w:rsid w:val="002C6F3F"/>
    <w:rsid w:val="002C7561"/>
    <w:rsid w:val="002C7E2F"/>
    <w:rsid w:val="002D0EE8"/>
    <w:rsid w:val="002D12E3"/>
    <w:rsid w:val="002D1EC7"/>
    <w:rsid w:val="002E071D"/>
    <w:rsid w:val="002E3084"/>
    <w:rsid w:val="002E591A"/>
    <w:rsid w:val="002E73BD"/>
    <w:rsid w:val="002E7746"/>
    <w:rsid w:val="002F00D0"/>
    <w:rsid w:val="002F1542"/>
    <w:rsid w:val="002F4C75"/>
    <w:rsid w:val="002F79AF"/>
    <w:rsid w:val="0030171C"/>
    <w:rsid w:val="00301A5D"/>
    <w:rsid w:val="0030498F"/>
    <w:rsid w:val="00307152"/>
    <w:rsid w:val="00311179"/>
    <w:rsid w:val="003119C6"/>
    <w:rsid w:val="00312019"/>
    <w:rsid w:val="00315227"/>
    <w:rsid w:val="003168BB"/>
    <w:rsid w:val="00317A9A"/>
    <w:rsid w:val="00320DB5"/>
    <w:rsid w:val="00325E1A"/>
    <w:rsid w:val="00331368"/>
    <w:rsid w:val="0033158D"/>
    <w:rsid w:val="00343D9C"/>
    <w:rsid w:val="00347684"/>
    <w:rsid w:val="00350539"/>
    <w:rsid w:val="00350610"/>
    <w:rsid w:val="0035092D"/>
    <w:rsid w:val="003513D9"/>
    <w:rsid w:val="0035227D"/>
    <w:rsid w:val="00354C5B"/>
    <w:rsid w:val="003553EB"/>
    <w:rsid w:val="00361F86"/>
    <w:rsid w:val="00363E5B"/>
    <w:rsid w:val="003729DA"/>
    <w:rsid w:val="00372C39"/>
    <w:rsid w:val="00372DC0"/>
    <w:rsid w:val="003739C6"/>
    <w:rsid w:val="003754C8"/>
    <w:rsid w:val="003758EC"/>
    <w:rsid w:val="00375A77"/>
    <w:rsid w:val="00380DEE"/>
    <w:rsid w:val="003828B5"/>
    <w:rsid w:val="0038533A"/>
    <w:rsid w:val="003A1859"/>
    <w:rsid w:val="003A4970"/>
    <w:rsid w:val="003B249E"/>
    <w:rsid w:val="003B3E82"/>
    <w:rsid w:val="003B3F11"/>
    <w:rsid w:val="003B7F98"/>
    <w:rsid w:val="003C343F"/>
    <w:rsid w:val="003D2FFB"/>
    <w:rsid w:val="003E0CAD"/>
    <w:rsid w:val="003E1AA9"/>
    <w:rsid w:val="003E514C"/>
    <w:rsid w:val="003E79FB"/>
    <w:rsid w:val="003E7A18"/>
    <w:rsid w:val="003F150F"/>
    <w:rsid w:val="003F435A"/>
    <w:rsid w:val="00400936"/>
    <w:rsid w:val="00400FFB"/>
    <w:rsid w:val="004133AB"/>
    <w:rsid w:val="00416074"/>
    <w:rsid w:val="00421B5C"/>
    <w:rsid w:val="00424D82"/>
    <w:rsid w:val="004379EF"/>
    <w:rsid w:val="00437AC7"/>
    <w:rsid w:val="00446166"/>
    <w:rsid w:val="00446A1C"/>
    <w:rsid w:val="004529E3"/>
    <w:rsid w:val="00452ADC"/>
    <w:rsid w:val="0045321E"/>
    <w:rsid w:val="00455A52"/>
    <w:rsid w:val="00457693"/>
    <w:rsid w:val="004600C0"/>
    <w:rsid w:val="004620BF"/>
    <w:rsid w:val="0046349E"/>
    <w:rsid w:val="00464BBA"/>
    <w:rsid w:val="00465AD6"/>
    <w:rsid w:val="0046749D"/>
    <w:rsid w:val="004737C3"/>
    <w:rsid w:val="00482367"/>
    <w:rsid w:val="0048495C"/>
    <w:rsid w:val="004A0A12"/>
    <w:rsid w:val="004A1973"/>
    <w:rsid w:val="004A2AC3"/>
    <w:rsid w:val="004A42D2"/>
    <w:rsid w:val="004A51C0"/>
    <w:rsid w:val="004A59A5"/>
    <w:rsid w:val="004B10B4"/>
    <w:rsid w:val="004B12D4"/>
    <w:rsid w:val="004B1491"/>
    <w:rsid w:val="004B16F8"/>
    <w:rsid w:val="004B455F"/>
    <w:rsid w:val="004B6F38"/>
    <w:rsid w:val="004C179A"/>
    <w:rsid w:val="004D18AF"/>
    <w:rsid w:val="004D4A5B"/>
    <w:rsid w:val="004D6523"/>
    <w:rsid w:val="004D7ECB"/>
    <w:rsid w:val="004E0840"/>
    <w:rsid w:val="004E09DA"/>
    <w:rsid w:val="004E10BD"/>
    <w:rsid w:val="004E48DD"/>
    <w:rsid w:val="004F5D88"/>
    <w:rsid w:val="005027CE"/>
    <w:rsid w:val="00505022"/>
    <w:rsid w:val="00505E99"/>
    <w:rsid w:val="005068D7"/>
    <w:rsid w:val="00507FCB"/>
    <w:rsid w:val="00510861"/>
    <w:rsid w:val="00512E17"/>
    <w:rsid w:val="005138B0"/>
    <w:rsid w:val="00516664"/>
    <w:rsid w:val="0052481C"/>
    <w:rsid w:val="0053049A"/>
    <w:rsid w:val="00532ECC"/>
    <w:rsid w:val="00532FD6"/>
    <w:rsid w:val="005354C0"/>
    <w:rsid w:val="0053740B"/>
    <w:rsid w:val="0053770C"/>
    <w:rsid w:val="005518F1"/>
    <w:rsid w:val="00554785"/>
    <w:rsid w:val="00554813"/>
    <w:rsid w:val="00557153"/>
    <w:rsid w:val="00562A2A"/>
    <w:rsid w:val="00562B88"/>
    <w:rsid w:val="00564032"/>
    <w:rsid w:val="00565071"/>
    <w:rsid w:val="00570646"/>
    <w:rsid w:val="00574DF1"/>
    <w:rsid w:val="00576930"/>
    <w:rsid w:val="00580A69"/>
    <w:rsid w:val="005817FA"/>
    <w:rsid w:val="00585002"/>
    <w:rsid w:val="00591171"/>
    <w:rsid w:val="00591DE0"/>
    <w:rsid w:val="005A4AE5"/>
    <w:rsid w:val="005A6584"/>
    <w:rsid w:val="005A6EB8"/>
    <w:rsid w:val="005B078D"/>
    <w:rsid w:val="005B33F5"/>
    <w:rsid w:val="005B37BC"/>
    <w:rsid w:val="005C14D1"/>
    <w:rsid w:val="005C150C"/>
    <w:rsid w:val="005C3C3E"/>
    <w:rsid w:val="005C49E6"/>
    <w:rsid w:val="005C4F37"/>
    <w:rsid w:val="005C6BEC"/>
    <w:rsid w:val="005D1622"/>
    <w:rsid w:val="005D3698"/>
    <w:rsid w:val="005D3C6F"/>
    <w:rsid w:val="005D4F5E"/>
    <w:rsid w:val="005D5336"/>
    <w:rsid w:val="005D5C61"/>
    <w:rsid w:val="005D6DF5"/>
    <w:rsid w:val="005E25F3"/>
    <w:rsid w:val="005E3B08"/>
    <w:rsid w:val="005E464A"/>
    <w:rsid w:val="005E4C33"/>
    <w:rsid w:val="005E5254"/>
    <w:rsid w:val="005E6552"/>
    <w:rsid w:val="005F0B7B"/>
    <w:rsid w:val="005F5D21"/>
    <w:rsid w:val="005F61C8"/>
    <w:rsid w:val="005F6690"/>
    <w:rsid w:val="005F6921"/>
    <w:rsid w:val="005F7B94"/>
    <w:rsid w:val="00600297"/>
    <w:rsid w:val="006020BD"/>
    <w:rsid w:val="006037DA"/>
    <w:rsid w:val="00605D43"/>
    <w:rsid w:val="00607AA8"/>
    <w:rsid w:val="00611540"/>
    <w:rsid w:val="00611673"/>
    <w:rsid w:val="00611848"/>
    <w:rsid w:val="00611B87"/>
    <w:rsid w:val="00612DAE"/>
    <w:rsid w:val="006134A5"/>
    <w:rsid w:val="00613B52"/>
    <w:rsid w:val="00630C95"/>
    <w:rsid w:val="0063187C"/>
    <w:rsid w:val="00631DF1"/>
    <w:rsid w:val="00634C5A"/>
    <w:rsid w:val="006403B1"/>
    <w:rsid w:val="00640F1B"/>
    <w:rsid w:val="0064405D"/>
    <w:rsid w:val="00646610"/>
    <w:rsid w:val="0064761E"/>
    <w:rsid w:val="006523D7"/>
    <w:rsid w:val="0065334B"/>
    <w:rsid w:val="006549D4"/>
    <w:rsid w:val="0065649B"/>
    <w:rsid w:val="00657E86"/>
    <w:rsid w:val="00660883"/>
    <w:rsid w:val="00660C64"/>
    <w:rsid w:val="006614D3"/>
    <w:rsid w:val="006620E4"/>
    <w:rsid w:val="00662C6A"/>
    <w:rsid w:val="00662ECF"/>
    <w:rsid w:val="00666C23"/>
    <w:rsid w:val="006671DA"/>
    <w:rsid w:val="006678DC"/>
    <w:rsid w:val="00671854"/>
    <w:rsid w:val="006746FE"/>
    <w:rsid w:val="00676E42"/>
    <w:rsid w:val="006805E5"/>
    <w:rsid w:val="0068754F"/>
    <w:rsid w:val="00691B9A"/>
    <w:rsid w:val="006956D9"/>
    <w:rsid w:val="006A04CA"/>
    <w:rsid w:val="006A4C1A"/>
    <w:rsid w:val="006A5365"/>
    <w:rsid w:val="006A591C"/>
    <w:rsid w:val="006A5BC6"/>
    <w:rsid w:val="006B0224"/>
    <w:rsid w:val="006B1ABD"/>
    <w:rsid w:val="006D1894"/>
    <w:rsid w:val="006D2672"/>
    <w:rsid w:val="006D40E1"/>
    <w:rsid w:val="006D4539"/>
    <w:rsid w:val="006E0E98"/>
    <w:rsid w:val="006E17B4"/>
    <w:rsid w:val="006E292C"/>
    <w:rsid w:val="006E3E22"/>
    <w:rsid w:val="006E4517"/>
    <w:rsid w:val="006E5E6B"/>
    <w:rsid w:val="006F15D5"/>
    <w:rsid w:val="006F3C22"/>
    <w:rsid w:val="007050FE"/>
    <w:rsid w:val="007068BE"/>
    <w:rsid w:val="00712A58"/>
    <w:rsid w:val="00717DD6"/>
    <w:rsid w:val="00725DD2"/>
    <w:rsid w:val="0073249D"/>
    <w:rsid w:val="0073370B"/>
    <w:rsid w:val="00735320"/>
    <w:rsid w:val="007353B9"/>
    <w:rsid w:val="00740A60"/>
    <w:rsid w:val="00740BF2"/>
    <w:rsid w:val="00741565"/>
    <w:rsid w:val="0074669C"/>
    <w:rsid w:val="0074749E"/>
    <w:rsid w:val="00756DD1"/>
    <w:rsid w:val="00761C2F"/>
    <w:rsid w:val="007625EB"/>
    <w:rsid w:val="00767091"/>
    <w:rsid w:val="0077022E"/>
    <w:rsid w:val="00770349"/>
    <w:rsid w:val="00773385"/>
    <w:rsid w:val="00780DF4"/>
    <w:rsid w:val="00782AEB"/>
    <w:rsid w:val="007853A8"/>
    <w:rsid w:val="00786ED8"/>
    <w:rsid w:val="007906C4"/>
    <w:rsid w:val="007925FC"/>
    <w:rsid w:val="007933C1"/>
    <w:rsid w:val="0079507B"/>
    <w:rsid w:val="007964ED"/>
    <w:rsid w:val="007A09F7"/>
    <w:rsid w:val="007A0F02"/>
    <w:rsid w:val="007A1209"/>
    <w:rsid w:val="007B304F"/>
    <w:rsid w:val="007B3A51"/>
    <w:rsid w:val="007B6569"/>
    <w:rsid w:val="007B6783"/>
    <w:rsid w:val="007C0DCC"/>
    <w:rsid w:val="007C1709"/>
    <w:rsid w:val="007C1784"/>
    <w:rsid w:val="007C2254"/>
    <w:rsid w:val="007C2BAE"/>
    <w:rsid w:val="007C2E26"/>
    <w:rsid w:val="007C4C8D"/>
    <w:rsid w:val="007C5A86"/>
    <w:rsid w:val="007C71EC"/>
    <w:rsid w:val="007D2B01"/>
    <w:rsid w:val="007E0554"/>
    <w:rsid w:val="007E229E"/>
    <w:rsid w:val="007E2E4C"/>
    <w:rsid w:val="007E31F9"/>
    <w:rsid w:val="007E3D8F"/>
    <w:rsid w:val="007E5244"/>
    <w:rsid w:val="007E5FEE"/>
    <w:rsid w:val="007F0DCF"/>
    <w:rsid w:val="007F2D90"/>
    <w:rsid w:val="007F308A"/>
    <w:rsid w:val="007F6891"/>
    <w:rsid w:val="007F68B2"/>
    <w:rsid w:val="007F6C70"/>
    <w:rsid w:val="007F6DEC"/>
    <w:rsid w:val="00800BEF"/>
    <w:rsid w:val="00801490"/>
    <w:rsid w:val="008038F5"/>
    <w:rsid w:val="00804E7D"/>
    <w:rsid w:val="0080729C"/>
    <w:rsid w:val="00813889"/>
    <w:rsid w:val="00814B2D"/>
    <w:rsid w:val="00814D10"/>
    <w:rsid w:val="0082290B"/>
    <w:rsid w:val="00825E59"/>
    <w:rsid w:val="00827C97"/>
    <w:rsid w:val="0083050B"/>
    <w:rsid w:val="0083158C"/>
    <w:rsid w:val="008345E0"/>
    <w:rsid w:val="00836D1F"/>
    <w:rsid w:val="00837CC2"/>
    <w:rsid w:val="00840F27"/>
    <w:rsid w:val="00846DDA"/>
    <w:rsid w:val="0084765E"/>
    <w:rsid w:val="0084769D"/>
    <w:rsid w:val="00847A04"/>
    <w:rsid w:val="00851E78"/>
    <w:rsid w:val="00855A21"/>
    <w:rsid w:val="0085707E"/>
    <w:rsid w:val="0086320A"/>
    <w:rsid w:val="00864E40"/>
    <w:rsid w:val="00867C19"/>
    <w:rsid w:val="00870D0C"/>
    <w:rsid w:val="00872174"/>
    <w:rsid w:val="00874B85"/>
    <w:rsid w:val="00874DAE"/>
    <w:rsid w:val="00876367"/>
    <w:rsid w:val="00884638"/>
    <w:rsid w:val="00884BBF"/>
    <w:rsid w:val="00887804"/>
    <w:rsid w:val="008905C5"/>
    <w:rsid w:val="00891C43"/>
    <w:rsid w:val="00891D0D"/>
    <w:rsid w:val="0089422A"/>
    <w:rsid w:val="008A18AA"/>
    <w:rsid w:val="008A2920"/>
    <w:rsid w:val="008A5F12"/>
    <w:rsid w:val="008A6864"/>
    <w:rsid w:val="008A7690"/>
    <w:rsid w:val="008A7C39"/>
    <w:rsid w:val="008B0139"/>
    <w:rsid w:val="008D0B3B"/>
    <w:rsid w:val="008D11D0"/>
    <w:rsid w:val="008D13F0"/>
    <w:rsid w:val="008D28B3"/>
    <w:rsid w:val="008D3296"/>
    <w:rsid w:val="008D3592"/>
    <w:rsid w:val="008D49E7"/>
    <w:rsid w:val="008D5286"/>
    <w:rsid w:val="008D5CCC"/>
    <w:rsid w:val="008D638E"/>
    <w:rsid w:val="008D70A1"/>
    <w:rsid w:val="008E2DA2"/>
    <w:rsid w:val="008F21ED"/>
    <w:rsid w:val="008F36F6"/>
    <w:rsid w:val="008F6EC6"/>
    <w:rsid w:val="00900833"/>
    <w:rsid w:val="0090354F"/>
    <w:rsid w:val="00904145"/>
    <w:rsid w:val="00907FFB"/>
    <w:rsid w:val="00910E5D"/>
    <w:rsid w:val="009113F0"/>
    <w:rsid w:val="009139B7"/>
    <w:rsid w:val="00913F3E"/>
    <w:rsid w:val="00914345"/>
    <w:rsid w:val="0091527B"/>
    <w:rsid w:val="009200E0"/>
    <w:rsid w:val="00920BB9"/>
    <w:rsid w:val="0092219E"/>
    <w:rsid w:val="009309D4"/>
    <w:rsid w:val="00935790"/>
    <w:rsid w:val="00935E8F"/>
    <w:rsid w:val="00940B6D"/>
    <w:rsid w:val="0094388C"/>
    <w:rsid w:val="00945844"/>
    <w:rsid w:val="00946963"/>
    <w:rsid w:val="00946B88"/>
    <w:rsid w:val="0095163F"/>
    <w:rsid w:val="0095247A"/>
    <w:rsid w:val="00953614"/>
    <w:rsid w:val="0095451C"/>
    <w:rsid w:val="00955042"/>
    <w:rsid w:val="00956603"/>
    <w:rsid w:val="00960BFB"/>
    <w:rsid w:val="00963CE5"/>
    <w:rsid w:val="00966F08"/>
    <w:rsid w:val="00970564"/>
    <w:rsid w:val="00971ED7"/>
    <w:rsid w:val="0097654B"/>
    <w:rsid w:val="009777C9"/>
    <w:rsid w:val="009778FC"/>
    <w:rsid w:val="009813DC"/>
    <w:rsid w:val="00981DEB"/>
    <w:rsid w:val="00982977"/>
    <w:rsid w:val="009908CA"/>
    <w:rsid w:val="00991C3A"/>
    <w:rsid w:val="00992874"/>
    <w:rsid w:val="00994E83"/>
    <w:rsid w:val="0099507E"/>
    <w:rsid w:val="00997E89"/>
    <w:rsid w:val="009A0541"/>
    <w:rsid w:val="009A0E28"/>
    <w:rsid w:val="009A4CAA"/>
    <w:rsid w:val="009B0B01"/>
    <w:rsid w:val="009C00EC"/>
    <w:rsid w:val="009C107E"/>
    <w:rsid w:val="009C4356"/>
    <w:rsid w:val="009C5B94"/>
    <w:rsid w:val="009D0D3D"/>
    <w:rsid w:val="009D4D06"/>
    <w:rsid w:val="009E7BBB"/>
    <w:rsid w:val="009F0A33"/>
    <w:rsid w:val="009F5D21"/>
    <w:rsid w:val="00A011C5"/>
    <w:rsid w:val="00A016CE"/>
    <w:rsid w:val="00A021C6"/>
    <w:rsid w:val="00A0359B"/>
    <w:rsid w:val="00A04E54"/>
    <w:rsid w:val="00A0508A"/>
    <w:rsid w:val="00A05215"/>
    <w:rsid w:val="00A06E87"/>
    <w:rsid w:val="00A07682"/>
    <w:rsid w:val="00A11B9C"/>
    <w:rsid w:val="00A121CF"/>
    <w:rsid w:val="00A178CC"/>
    <w:rsid w:val="00A17C03"/>
    <w:rsid w:val="00A17EC5"/>
    <w:rsid w:val="00A200F2"/>
    <w:rsid w:val="00A21D2D"/>
    <w:rsid w:val="00A2252A"/>
    <w:rsid w:val="00A23EA7"/>
    <w:rsid w:val="00A24147"/>
    <w:rsid w:val="00A25DBC"/>
    <w:rsid w:val="00A36E94"/>
    <w:rsid w:val="00A41D51"/>
    <w:rsid w:val="00A42B74"/>
    <w:rsid w:val="00A4429A"/>
    <w:rsid w:val="00A50D47"/>
    <w:rsid w:val="00A5679E"/>
    <w:rsid w:val="00A575CE"/>
    <w:rsid w:val="00A60D43"/>
    <w:rsid w:val="00A60E73"/>
    <w:rsid w:val="00A67128"/>
    <w:rsid w:val="00A76D0A"/>
    <w:rsid w:val="00A80F8D"/>
    <w:rsid w:val="00A9229C"/>
    <w:rsid w:val="00AA10C5"/>
    <w:rsid w:val="00AA431E"/>
    <w:rsid w:val="00AA4534"/>
    <w:rsid w:val="00AB29F1"/>
    <w:rsid w:val="00AC523E"/>
    <w:rsid w:val="00AD151E"/>
    <w:rsid w:val="00AD29C4"/>
    <w:rsid w:val="00AD52CA"/>
    <w:rsid w:val="00AD7BEC"/>
    <w:rsid w:val="00AE215B"/>
    <w:rsid w:val="00AE277A"/>
    <w:rsid w:val="00AE2FC4"/>
    <w:rsid w:val="00AE45A5"/>
    <w:rsid w:val="00AE495C"/>
    <w:rsid w:val="00AE4C69"/>
    <w:rsid w:val="00AF1732"/>
    <w:rsid w:val="00AF1BBB"/>
    <w:rsid w:val="00AF218B"/>
    <w:rsid w:val="00AF2CDC"/>
    <w:rsid w:val="00AF5BF3"/>
    <w:rsid w:val="00AF7771"/>
    <w:rsid w:val="00B02E7D"/>
    <w:rsid w:val="00B0522D"/>
    <w:rsid w:val="00B06CC5"/>
    <w:rsid w:val="00B0746E"/>
    <w:rsid w:val="00B115FA"/>
    <w:rsid w:val="00B12071"/>
    <w:rsid w:val="00B120B3"/>
    <w:rsid w:val="00B143FA"/>
    <w:rsid w:val="00B14D16"/>
    <w:rsid w:val="00B1552A"/>
    <w:rsid w:val="00B1693A"/>
    <w:rsid w:val="00B2018F"/>
    <w:rsid w:val="00B21756"/>
    <w:rsid w:val="00B22014"/>
    <w:rsid w:val="00B30175"/>
    <w:rsid w:val="00B31BC6"/>
    <w:rsid w:val="00B36F8A"/>
    <w:rsid w:val="00B40C6E"/>
    <w:rsid w:val="00B4224E"/>
    <w:rsid w:val="00B42CDD"/>
    <w:rsid w:val="00B43023"/>
    <w:rsid w:val="00B46954"/>
    <w:rsid w:val="00B5158E"/>
    <w:rsid w:val="00B60D61"/>
    <w:rsid w:val="00B62B44"/>
    <w:rsid w:val="00B62DA6"/>
    <w:rsid w:val="00B642A8"/>
    <w:rsid w:val="00B653B6"/>
    <w:rsid w:val="00B73C7F"/>
    <w:rsid w:val="00B74947"/>
    <w:rsid w:val="00B8034C"/>
    <w:rsid w:val="00B8099B"/>
    <w:rsid w:val="00B8345A"/>
    <w:rsid w:val="00B8685F"/>
    <w:rsid w:val="00B872A5"/>
    <w:rsid w:val="00B9044B"/>
    <w:rsid w:val="00B9292D"/>
    <w:rsid w:val="00B93664"/>
    <w:rsid w:val="00B95FCC"/>
    <w:rsid w:val="00B96B0F"/>
    <w:rsid w:val="00BA00CD"/>
    <w:rsid w:val="00BA0B8D"/>
    <w:rsid w:val="00BA10B3"/>
    <w:rsid w:val="00BA19CC"/>
    <w:rsid w:val="00BA2461"/>
    <w:rsid w:val="00BB11A4"/>
    <w:rsid w:val="00BB50FF"/>
    <w:rsid w:val="00BB6643"/>
    <w:rsid w:val="00BB76DF"/>
    <w:rsid w:val="00BC3D70"/>
    <w:rsid w:val="00BD112A"/>
    <w:rsid w:val="00BD1696"/>
    <w:rsid w:val="00BD2025"/>
    <w:rsid w:val="00BD2966"/>
    <w:rsid w:val="00BD39A1"/>
    <w:rsid w:val="00BD46A9"/>
    <w:rsid w:val="00BD6822"/>
    <w:rsid w:val="00BD6982"/>
    <w:rsid w:val="00BD7B50"/>
    <w:rsid w:val="00BE076E"/>
    <w:rsid w:val="00BE2501"/>
    <w:rsid w:val="00BE3D68"/>
    <w:rsid w:val="00BE7636"/>
    <w:rsid w:val="00BF3189"/>
    <w:rsid w:val="00BF3EBE"/>
    <w:rsid w:val="00C0128C"/>
    <w:rsid w:val="00C0416E"/>
    <w:rsid w:val="00C0730C"/>
    <w:rsid w:val="00C075C6"/>
    <w:rsid w:val="00C10E19"/>
    <w:rsid w:val="00C1114F"/>
    <w:rsid w:val="00C14099"/>
    <w:rsid w:val="00C16139"/>
    <w:rsid w:val="00C175EC"/>
    <w:rsid w:val="00C17C45"/>
    <w:rsid w:val="00C20CDC"/>
    <w:rsid w:val="00C217DD"/>
    <w:rsid w:val="00C2218B"/>
    <w:rsid w:val="00C227B2"/>
    <w:rsid w:val="00C24B96"/>
    <w:rsid w:val="00C25070"/>
    <w:rsid w:val="00C259B2"/>
    <w:rsid w:val="00C35406"/>
    <w:rsid w:val="00C36D2F"/>
    <w:rsid w:val="00C42816"/>
    <w:rsid w:val="00C43E19"/>
    <w:rsid w:val="00C45924"/>
    <w:rsid w:val="00C5008D"/>
    <w:rsid w:val="00C5061A"/>
    <w:rsid w:val="00C50667"/>
    <w:rsid w:val="00C50932"/>
    <w:rsid w:val="00C5150A"/>
    <w:rsid w:val="00C53445"/>
    <w:rsid w:val="00C53E5E"/>
    <w:rsid w:val="00C541F8"/>
    <w:rsid w:val="00C56400"/>
    <w:rsid w:val="00C63F30"/>
    <w:rsid w:val="00C675C4"/>
    <w:rsid w:val="00C67C1B"/>
    <w:rsid w:val="00C7392A"/>
    <w:rsid w:val="00C7437A"/>
    <w:rsid w:val="00C7489D"/>
    <w:rsid w:val="00C757B2"/>
    <w:rsid w:val="00C83674"/>
    <w:rsid w:val="00C83C44"/>
    <w:rsid w:val="00C90D2E"/>
    <w:rsid w:val="00C91A9D"/>
    <w:rsid w:val="00C92C65"/>
    <w:rsid w:val="00C9654F"/>
    <w:rsid w:val="00CA0A15"/>
    <w:rsid w:val="00CA4EB1"/>
    <w:rsid w:val="00CA6EA3"/>
    <w:rsid w:val="00CA6F55"/>
    <w:rsid w:val="00CB1BDE"/>
    <w:rsid w:val="00CB23C8"/>
    <w:rsid w:val="00CB491F"/>
    <w:rsid w:val="00CB6F53"/>
    <w:rsid w:val="00CB7252"/>
    <w:rsid w:val="00CB771A"/>
    <w:rsid w:val="00CC032E"/>
    <w:rsid w:val="00CC1B3B"/>
    <w:rsid w:val="00CC7BB4"/>
    <w:rsid w:val="00CD1C72"/>
    <w:rsid w:val="00CD5294"/>
    <w:rsid w:val="00CD590A"/>
    <w:rsid w:val="00CE630C"/>
    <w:rsid w:val="00CF215E"/>
    <w:rsid w:val="00D0397F"/>
    <w:rsid w:val="00D03E27"/>
    <w:rsid w:val="00D04BEA"/>
    <w:rsid w:val="00D0584B"/>
    <w:rsid w:val="00D065DC"/>
    <w:rsid w:val="00D072D1"/>
    <w:rsid w:val="00D07543"/>
    <w:rsid w:val="00D104D0"/>
    <w:rsid w:val="00D11028"/>
    <w:rsid w:val="00D14CE9"/>
    <w:rsid w:val="00D15495"/>
    <w:rsid w:val="00D20B8F"/>
    <w:rsid w:val="00D2352F"/>
    <w:rsid w:val="00D26905"/>
    <w:rsid w:val="00D27C50"/>
    <w:rsid w:val="00D3519D"/>
    <w:rsid w:val="00D422DE"/>
    <w:rsid w:val="00D46266"/>
    <w:rsid w:val="00D5011C"/>
    <w:rsid w:val="00D501D3"/>
    <w:rsid w:val="00D51489"/>
    <w:rsid w:val="00D6484F"/>
    <w:rsid w:val="00D64D64"/>
    <w:rsid w:val="00D653C8"/>
    <w:rsid w:val="00D67903"/>
    <w:rsid w:val="00D72B26"/>
    <w:rsid w:val="00D738C9"/>
    <w:rsid w:val="00D83283"/>
    <w:rsid w:val="00D854DB"/>
    <w:rsid w:val="00D90B4E"/>
    <w:rsid w:val="00D92477"/>
    <w:rsid w:val="00D9584B"/>
    <w:rsid w:val="00D96494"/>
    <w:rsid w:val="00DA1BCE"/>
    <w:rsid w:val="00DA57E9"/>
    <w:rsid w:val="00DA6B61"/>
    <w:rsid w:val="00DA7B89"/>
    <w:rsid w:val="00DC30D9"/>
    <w:rsid w:val="00DC40B8"/>
    <w:rsid w:val="00DC6803"/>
    <w:rsid w:val="00DC6D63"/>
    <w:rsid w:val="00DC7793"/>
    <w:rsid w:val="00DC797A"/>
    <w:rsid w:val="00DD4C65"/>
    <w:rsid w:val="00DD580B"/>
    <w:rsid w:val="00DE1B3A"/>
    <w:rsid w:val="00DE2CB1"/>
    <w:rsid w:val="00DE38BA"/>
    <w:rsid w:val="00DE56E5"/>
    <w:rsid w:val="00DE5F4B"/>
    <w:rsid w:val="00DF4A3E"/>
    <w:rsid w:val="00E0340D"/>
    <w:rsid w:val="00E03AB9"/>
    <w:rsid w:val="00E07A18"/>
    <w:rsid w:val="00E109B5"/>
    <w:rsid w:val="00E133A7"/>
    <w:rsid w:val="00E1475D"/>
    <w:rsid w:val="00E153C6"/>
    <w:rsid w:val="00E202E1"/>
    <w:rsid w:val="00E20C4E"/>
    <w:rsid w:val="00E213DB"/>
    <w:rsid w:val="00E243F8"/>
    <w:rsid w:val="00E246B8"/>
    <w:rsid w:val="00E27FC8"/>
    <w:rsid w:val="00E30B2D"/>
    <w:rsid w:val="00E32C03"/>
    <w:rsid w:val="00E32EE3"/>
    <w:rsid w:val="00E33773"/>
    <w:rsid w:val="00E35DC2"/>
    <w:rsid w:val="00E36FA6"/>
    <w:rsid w:val="00E3799C"/>
    <w:rsid w:val="00E417BB"/>
    <w:rsid w:val="00E41CB0"/>
    <w:rsid w:val="00E43344"/>
    <w:rsid w:val="00E47D09"/>
    <w:rsid w:val="00E57E2C"/>
    <w:rsid w:val="00E605BD"/>
    <w:rsid w:val="00E63AD9"/>
    <w:rsid w:val="00E63E51"/>
    <w:rsid w:val="00E63E58"/>
    <w:rsid w:val="00E650FF"/>
    <w:rsid w:val="00E70A05"/>
    <w:rsid w:val="00E742DF"/>
    <w:rsid w:val="00E752EA"/>
    <w:rsid w:val="00E85478"/>
    <w:rsid w:val="00E87F79"/>
    <w:rsid w:val="00E922A2"/>
    <w:rsid w:val="00E93D5F"/>
    <w:rsid w:val="00E960DE"/>
    <w:rsid w:val="00E973FC"/>
    <w:rsid w:val="00EA0126"/>
    <w:rsid w:val="00EA3355"/>
    <w:rsid w:val="00EA33C9"/>
    <w:rsid w:val="00EB3F9C"/>
    <w:rsid w:val="00EB58A5"/>
    <w:rsid w:val="00EB6C38"/>
    <w:rsid w:val="00EC297E"/>
    <w:rsid w:val="00EC30C1"/>
    <w:rsid w:val="00EC5F55"/>
    <w:rsid w:val="00ED3227"/>
    <w:rsid w:val="00ED5EBB"/>
    <w:rsid w:val="00EE03E8"/>
    <w:rsid w:val="00EE062B"/>
    <w:rsid w:val="00EE0AF1"/>
    <w:rsid w:val="00EE3BD1"/>
    <w:rsid w:val="00EE5EC0"/>
    <w:rsid w:val="00EE6E6B"/>
    <w:rsid w:val="00EE7140"/>
    <w:rsid w:val="00EE786C"/>
    <w:rsid w:val="00EF4A5C"/>
    <w:rsid w:val="00EF56E7"/>
    <w:rsid w:val="00EF6D84"/>
    <w:rsid w:val="00EF736A"/>
    <w:rsid w:val="00EF751E"/>
    <w:rsid w:val="00F05897"/>
    <w:rsid w:val="00F06110"/>
    <w:rsid w:val="00F072A7"/>
    <w:rsid w:val="00F102C4"/>
    <w:rsid w:val="00F112E3"/>
    <w:rsid w:val="00F12752"/>
    <w:rsid w:val="00F1365E"/>
    <w:rsid w:val="00F17414"/>
    <w:rsid w:val="00F17F0C"/>
    <w:rsid w:val="00F240D9"/>
    <w:rsid w:val="00F2439A"/>
    <w:rsid w:val="00F25EB5"/>
    <w:rsid w:val="00F27CA9"/>
    <w:rsid w:val="00F30444"/>
    <w:rsid w:val="00F30DD1"/>
    <w:rsid w:val="00F31EEC"/>
    <w:rsid w:val="00F3254F"/>
    <w:rsid w:val="00F36155"/>
    <w:rsid w:val="00F400E7"/>
    <w:rsid w:val="00F4506B"/>
    <w:rsid w:val="00F46046"/>
    <w:rsid w:val="00F46D74"/>
    <w:rsid w:val="00F51CD1"/>
    <w:rsid w:val="00F5237B"/>
    <w:rsid w:val="00F52758"/>
    <w:rsid w:val="00F53171"/>
    <w:rsid w:val="00F54E84"/>
    <w:rsid w:val="00F566A7"/>
    <w:rsid w:val="00F60CD0"/>
    <w:rsid w:val="00F6474F"/>
    <w:rsid w:val="00F677A1"/>
    <w:rsid w:val="00F725C1"/>
    <w:rsid w:val="00F72720"/>
    <w:rsid w:val="00F743DF"/>
    <w:rsid w:val="00F744CF"/>
    <w:rsid w:val="00F803EB"/>
    <w:rsid w:val="00F82193"/>
    <w:rsid w:val="00F8278D"/>
    <w:rsid w:val="00F93837"/>
    <w:rsid w:val="00F9662E"/>
    <w:rsid w:val="00F979FD"/>
    <w:rsid w:val="00F97CDE"/>
    <w:rsid w:val="00FA20AC"/>
    <w:rsid w:val="00FA40A4"/>
    <w:rsid w:val="00FA714F"/>
    <w:rsid w:val="00FB327C"/>
    <w:rsid w:val="00FB7EDE"/>
    <w:rsid w:val="00FC17B8"/>
    <w:rsid w:val="00FC5445"/>
    <w:rsid w:val="00FC76BF"/>
    <w:rsid w:val="00FD422C"/>
    <w:rsid w:val="00FD605C"/>
    <w:rsid w:val="00FE009B"/>
    <w:rsid w:val="00FE2456"/>
    <w:rsid w:val="00FE319D"/>
    <w:rsid w:val="00FF199F"/>
    <w:rsid w:val="00FF4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73D9EC"/>
  <w15:chartTrackingRefBased/>
  <w15:docId w15:val="{584FBDD7-D338-471D-8F9C-784ECC2E7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9EF"/>
    <w:rPr>
      <w:rFonts w:asciiTheme="majorHAnsi" w:hAnsiTheme="majorHAnsi"/>
      <w:sz w:val="24"/>
    </w:rPr>
  </w:style>
  <w:style w:type="paragraph" w:styleId="Heading1">
    <w:name w:val="heading 1"/>
    <w:basedOn w:val="Normal"/>
    <w:link w:val="Heading1Char"/>
    <w:uiPriority w:val="9"/>
    <w:qFormat/>
    <w:rsid w:val="00662ECF"/>
    <w:pPr>
      <w:keepNext/>
      <w:keepLines/>
      <w:numPr>
        <w:numId w:val="9"/>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62ECF"/>
    <w:pPr>
      <w:keepNext/>
      <w:keepLines/>
      <w:numPr>
        <w:ilvl w:val="1"/>
        <w:numId w:val="9"/>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62ECF"/>
    <w:pPr>
      <w:keepNext/>
      <w:keepLines/>
      <w:numPr>
        <w:ilvl w:val="2"/>
        <w:numId w:val="9"/>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662ECF"/>
    <w:pPr>
      <w:keepNext/>
      <w:keepLines/>
      <w:numPr>
        <w:ilvl w:val="3"/>
        <w:numId w:val="9"/>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662ECF"/>
    <w:pPr>
      <w:keepNext/>
      <w:keepLines/>
      <w:numPr>
        <w:ilvl w:val="4"/>
        <w:numId w:val="9"/>
      </w:numPr>
      <w:spacing w:before="200" w:after="0"/>
      <w:outlineLvl w:val="4"/>
    </w:pPr>
    <w:rPr>
      <w:rFonts w:eastAsiaTheme="majorEastAsia" w:cstheme="majorBidi"/>
      <w:color w:val="323E4F" w:themeColor="text2" w:themeShade="BF"/>
    </w:rPr>
  </w:style>
  <w:style w:type="paragraph" w:styleId="Heading6">
    <w:name w:val="heading 6"/>
    <w:basedOn w:val="Normal"/>
    <w:next w:val="Normal"/>
    <w:link w:val="Heading6Char"/>
    <w:uiPriority w:val="9"/>
    <w:semiHidden/>
    <w:unhideWhenUsed/>
    <w:qFormat/>
    <w:rsid w:val="00662ECF"/>
    <w:pPr>
      <w:keepNext/>
      <w:keepLines/>
      <w:numPr>
        <w:ilvl w:val="5"/>
        <w:numId w:val="9"/>
      </w:numPr>
      <w:spacing w:before="200" w:after="0"/>
      <w:outlineLvl w:val="5"/>
    </w:pPr>
    <w:rPr>
      <w:rFonts w:eastAsiaTheme="majorEastAsia" w:cstheme="majorBidi"/>
      <w:i/>
      <w:iCs/>
      <w:color w:val="323E4F" w:themeColor="text2" w:themeShade="BF"/>
    </w:rPr>
  </w:style>
  <w:style w:type="paragraph" w:styleId="Heading7">
    <w:name w:val="heading 7"/>
    <w:basedOn w:val="Normal"/>
    <w:next w:val="Normal"/>
    <w:link w:val="Heading7Char"/>
    <w:uiPriority w:val="9"/>
    <w:semiHidden/>
    <w:unhideWhenUsed/>
    <w:qFormat/>
    <w:rsid w:val="00662ECF"/>
    <w:pPr>
      <w:keepNext/>
      <w:keepLines/>
      <w:numPr>
        <w:ilvl w:val="6"/>
        <w:numId w:val="9"/>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662ECF"/>
    <w:pPr>
      <w:keepNext/>
      <w:keepLines/>
      <w:numPr>
        <w:ilvl w:val="7"/>
        <w:numId w:val="9"/>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2ECF"/>
    <w:pPr>
      <w:keepNext/>
      <w:keepLines/>
      <w:numPr>
        <w:ilvl w:val="8"/>
        <w:numId w:val="9"/>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2ECF"/>
    <w:pPr>
      <w:spacing w:before="100" w:beforeAutospacing="1" w:after="100" w:afterAutospacing="1" w:line="240" w:lineRule="auto"/>
    </w:pPr>
    <w:rPr>
      <w:rFonts w:ascii="Times New Roman" w:eastAsia="Times New Roman" w:hAnsi="Times New Roman" w:cs="Times New Roman"/>
      <w:szCs w:val="24"/>
    </w:rPr>
  </w:style>
  <w:style w:type="character" w:customStyle="1" w:styleId="apple-tab-span">
    <w:name w:val="apple-tab-span"/>
    <w:basedOn w:val="DefaultParagraphFont"/>
    <w:rsid w:val="00EA33C9"/>
  </w:style>
  <w:style w:type="paragraph" w:styleId="Header">
    <w:name w:val="header"/>
    <w:basedOn w:val="Normal"/>
    <w:link w:val="HeaderChar"/>
    <w:uiPriority w:val="99"/>
    <w:unhideWhenUsed/>
    <w:rsid w:val="00662ECF"/>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7B6569"/>
    <w:rPr>
      <w:rFonts w:eastAsiaTheme="minorEastAsia"/>
    </w:rPr>
  </w:style>
  <w:style w:type="paragraph" w:styleId="Footer">
    <w:name w:val="footer"/>
    <w:basedOn w:val="Normal"/>
    <w:link w:val="FooterChar"/>
    <w:uiPriority w:val="99"/>
    <w:unhideWhenUsed/>
    <w:rsid w:val="00662ECF"/>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7B6569"/>
    <w:rPr>
      <w:rFonts w:eastAsiaTheme="minorEastAsia"/>
    </w:rPr>
  </w:style>
  <w:style w:type="character" w:styleId="Hyperlink">
    <w:name w:val="Hyperlink"/>
    <w:basedOn w:val="DefaultParagraphFont"/>
    <w:uiPriority w:val="99"/>
    <w:unhideWhenUsed/>
    <w:rsid w:val="007B6569"/>
    <w:rPr>
      <w:color w:val="0000FF"/>
      <w:u w:val="single"/>
    </w:rPr>
  </w:style>
  <w:style w:type="character" w:customStyle="1" w:styleId="Heading1Char">
    <w:name w:val="Heading 1 Char"/>
    <w:basedOn w:val="DefaultParagraphFont"/>
    <w:link w:val="Heading1"/>
    <w:uiPriority w:val="9"/>
    <w:rsid w:val="00CA4EB1"/>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662ECF"/>
    <w:pPr>
      <w:outlineLvl w:val="9"/>
    </w:pPr>
  </w:style>
  <w:style w:type="paragraph" w:styleId="TOC1">
    <w:name w:val="toc 1"/>
    <w:basedOn w:val="Normal"/>
    <w:next w:val="Normal"/>
    <w:autoRedefine/>
    <w:uiPriority w:val="39"/>
    <w:unhideWhenUsed/>
    <w:rsid w:val="00662ECF"/>
    <w:pPr>
      <w:spacing w:after="100"/>
    </w:pPr>
    <w:rPr>
      <w:rFonts w:eastAsiaTheme="minorEastAsia"/>
    </w:rPr>
  </w:style>
  <w:style w:type="paragraph" w:styleId="TOC2">
    <w:name w:val="toc 2"/>
    <w:basedOn w:val="Normal"/>
    <w:next w:val="Normal"/>
    <w:autoRedefine/>
    <w:uiPriority w:val="39"/>
    <w:unhideWhenUsed/>
    <w:rsid w:val="00981DEB"/>
    <w:pPr>
      <w:spacing w:after="100"/>
      <w:ind w:left="220"/>
    </w:pPr>
    <w:rPr>
      <w:rFonts w:eastAsiaTheme="minorEastAsia" w:cs="Times New Roman"/>
    </w:rPr>
  </w:style>
  <w:style w:type="paragraph" w:styleId="TOC3">
    <w:name w:val="toc 3"/>
    <w:basedOn w:val="Normal"/>
    <w:next w:val="Normal"/>
    <w:autoRedefine/>
    <w:uiPriority w:val="39"/>
    <w:unhideWhenUsed/>
    <w:rsid w:val="00981DEB"/>
    <w:pPr>
      <w:spacing w:after="100"/>
      <w:ind w:left="440"/>
    </w:pPr>
    <w:rPr>
      <w:rFonts w:eastAsiaTheme="minorEastAsia" w:cs="Times New Roman"/>
    </w:rPr>
  </w:style>
  <w:style w:type="table" w:styleId="TableGrid">
    <w:name w:val="Table Grid"/>
    <w:basedOn w:val="TableNormal"/>
    <w:uiPriority w:val="39"/>
    <w:rsid w:val="005E2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
    <w:name w:val="lg"/>
    <w:basedOn w:val="DefaultParagraphFont"/>
    <w:rsid w:val="006E5E6B"/>
  </w:style>
  <w:style w:type="character" w:customStyle="1" w:styleId="Heading2Char">
    <w:name w:val="Heading 2 Char"/>
    <w:basedOn w:val="DefaultParagraphFont"/>
    <w:link w:val="Heading2"/>
    <w:uiPriority w:val="9"/>
    <w:rsid w:val="003754C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C225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7C2254"/>
    <w:rPr>
      <w:rFonts w:asciiTheme="majorHAnsi" w:eastAsiaTheme="majorEastAsia" w:hAnsiTheme="majorHAnsi" w:cstheme="majorBidi"/>
      <w:b/>
      <w:bCs/>
      <w:i/>
      <w:iCs/>
      <w:color w:val="000000" w:themeColor="text1"/>
    </w:rPr>
  </w:style>
  <w:style w:type="numbering" w:customStyle="1" w:styleId="NoList1">
    <w:name w:val="No List1"/>
    <w:next w:val="NoList"/>
    <w:uiPriority w:val="99"/>
    <w:semiHidden/>
    <w:unhideWhenUsed/>
    <w:rsid w:val="007C2254"/>
  </w:style>
  <w:style w:type="paragraph" w:styleId="ListParagraph">
    <w:name w:val="List Paragraph"/>
    <w:basedOn w:val="Normal"/>
    <w:uiPriority w:val="34"/>
    <w:qFormat/>
    <w:rsid w:val="00662ECF"/>
    <w:pPr>
      <w:ind w:left="720"/>
      <w:contextualSpacing/>
    </w:pPr>
    <w:rPr>
      <w:rFonts w:eastAsiaTheme="minorEastAsia"/>
    </w:rPr>
  </w:style>
  <w:style w:type="character" w:styleId="CommentReference">
    <w:name w:val="annotation reference"/>
    <w:basedOn w:val="DefaultParagraphFont"/>
    <w:uiPriority w:val="99"/>
    <w:semiHidden/>
    <w:unhideWhenUsed/>
    <w:rsid w:val="00662ECF"/>
    <w:rPr>
      <w:sz w:val="18"/>
      <w:szCs w:val="18"/>
    </w:rPr>
  </w:style>
  <w:style w:type="paragraph" w:styleId="CommentText">
    <w:name w:val="annotation text"/>
    <w:basedOn w:val="Normal"/>
    <w:link w:val="CommentTextChar"/>
    <w:uiPriority w:val="99"/>
    <w:unhideWhenUsed/>
    <w:rsid w:val="00662ECF"/>
    <w:pPr>
      <w:spacing w:line="240" w:lineRule="auto"/>
    </w:pPr>
    <w:rPr>
      <w:rFonts w:eastAsiaTheme="minorEastAsia"/>
      <w:szCs w:val="24"/>
    </w:rPr>
  </w:style>
  <w:style w:type="character" w:customStyle="1" w:styleId="CommentTextChar">
    <w:name w:val="Comment Text Char"/>
    <w:basedOn w:val="DefaultParagraphFont"/>
    <w:link w:val="CommentText"/>
    <w:uiPriority w:val="99"/>
    <w:rsid w:val="007C2254"/>
    <w:rPr>
      <w:rFonts w:eastAsiaTheme="minorEastAsia"/>
      <w:sz w:val="24"/>
      <w:szCs w:val="24"/>
    </w:rPr>
  </w:style>
  <w:style w:type="paragraph" w:styleId="BalloonText">
    <w:name w:val="Balloon Text"/>
    <w:basedOn w:val="Normal"/>
    <w:link w:val="BalloonTextChar"/>
    <w:uiPriority w:val="99"/>
    <w:semiHidden/>
    <w:unhideWhenUsed/>
    <w:rsid w:val="00662ECF"/>
    <w:pPr>
      <w:spacing w:after="0" w:line="240" w:lineRule="auto"/>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7C2254"/>
    <w:rPr>
      <w:rFonts w:ascii="Segoe UI" w:eastAsiaTheme="minorEastAsia" w:hAnsi="Segoe UI" w:cs="Segoe UI"/>
      <w:sz w:val="18"/>
      <w:szCs w:val="18"/>
    </w:rPr>
  </w:style>
  <w:style w:type="paragraph" w:styleId="CommentSubject">
    <w:name w:val="annotation subject"/>
    <w:basedOn w:val="CommentText"/>
    <w:next w:val="CommentText"/>
    <w:link w:val="CommentSubjectChar"/>
    <w:uiPriority w:val="99"/>
    <w:semiHidden/>
    <w:unhideWhenUsed/>
    <w:rsid w:val="00662ECF"/>
    <w:rPr>
      <w:b/>
      <w:bCs/>
      <w:sz w:val="20"/>
      <w:szCs w:val="20"/>
    </w:rPr>
  </w:style>
  <w:style w:type="character" w:customStyle="1" w:styleId="CommentSubjectChar">
    <w:name w:val="Comment Subject Char"/>
    <w:basedOn w:val="CommentTextChar"/>
    <w:link w:val="CommentSubject"/>
    <w:uiPriority w:val="99"/>
    <w:semiHidden/>
    <w:rsid w:val="007C2254"/>
    <w:rPr>
      <w:rFonts w:eastAsiaTheme="minorEastAsia"/>
      <w:b/>
      <w:bCs/>
      <w:sz w:val="20"/>
      <w:szCs w:val="20"/>
    </w:rPr>
  </w:style>
  <w:style w:type="table" w:customStyle="1" w:styleId="LightGrid2">
    <w:name w:val="Light Grid2"/>
    <w:basedOn w:val="TableNormal"/>
    <w:uiPriority w:val="62"/>
    <w:rsid w:val="007C2254"/>
    <w:pPr>
      <w:spacing w:after="0" w:line="240" w:lineRule="auto"/>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SimSu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SimSu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List21">
    <w:name w:val="Medium List 21"/>
    <w:basedOn w:val="TableNormal"/>
    <w:uiPriority w:val="66"/>
    <w:rsid w:val="007C2254"/>
    <w:pPr>
      <w:spacing w:after="0" w:line="240" w:lineRule="auto"/>
    </w:pPr>
    <w:rPr>
      <w:rFonts w:ascii="Cambria" w:eastAsia="SimSun" w:hAnsi="Cambria"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customStyle="1" w:styleId="Revision1">
    <w:name w:val="Revision1"/>
    <w:next w:val="Revision"/>
    <w:hidden/>
    <w:uiPriority w:val="99"/>
    <w:semiHidden/>
    <w:rsid w:val="007C2254"/>
    <w:pPr>
      <w:spacing w:after="0" w:line="240" w:lineRule="auto"/>
    </w:pPr>
    <w:rPr>
      <w:rFonts w:ascii="Cambria" w:hAnsi="Cambria" w:cs="Times New Roman"/>
    </w:rPr>
  </w:style>
  <w:style w:type="table" w:customStyle="1" w:styleId="GridTable6Colorful1">
    <w:name w:val="Grid Table 6 Colorful1"/>
    <w:basedOn w:val="TableNormal"/>
    <w:uiPriority w:val="51"/>
    <w:rsid w:val="007C2254"/>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highlight">
    <w:name w:val="highlight"/>
    <w:basedOn w:val="DefaultParagraphFont"/>
    <w:rsid w:val="007C2254"/>
  </w:style>
  <w:style w:type="paragraph" w:styleId="BodyText">
    <w:name w:val="Body Text"/>
    <w:basedOn w:val="Normal"/>
    <w:link w:val="BodyTextChar"/>
    <w:rsid w:val="007C2254"/>
    <w:pPr>
      <w:spacing w:after="0" w:line="240" w:lineRule="auto"/>
      <w:jc w:val="both"/>
    </w:pPr>
    <w:rPr>
      <w:rFonts w:ascii="Times New Roman" w:eastAsia="Times New Roman" w:hAnsi="Times New Roman" w:cs="Times New Roman"/>
      <w:szCs w:val="24"/>
    </w:rPr>
  </w:style>
  <w:style w:type="character" w:customStyle="1" w:styleId="BodyTextChar">
    <w:name w:val="Body Text Char"/>
    <w:basedOn w:val="DefaultParagraphFont"/>
    <w:link w:val="BodyText"/>
    <w:rsid w:val="007C2254"/>
    <w:rPr>
      <w:rFonts w:ascii="Times New Roman" w:eastAsia="Times New Roman" w:hAnsi="Times New Roman" w:cs="Times New Roman"/>
      <w:sz w:val="24"/>
      <w:szCs w:val="24"/>
    </w:rPr>
  </w:style>
  <w:style w:type="table" w:customStyle="1" w:styleId="PlainTable21">
    <w:name w:val="Plain Table 21"/>
    <w:basedOn w:val="TableNormal"/>
    <w:uiPriority w:val="99"/>
    <w:rsid w:val="007C2254"/>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PlaceholderText">
    <w:name w:val="Placeholder Text"/>
    <w:basedOn w:val="DefaultParagraphFont"/>
    <w:uiPriority w:val="99"/>
    <w:semiHidden/>
    <w:rsid w:val="007C2254"/>
    <w:rPr>
      <w:color w:val="808080"/>
    </w:rPr>
  </w:style>
  <w:style w:type="character" w:customStyle="1" w:styleId="FollowedHyperlink1">
    <w:name w:val="FollowedHyperlink1"/>
    <w:basedOn w:val="DefaultParagraphFont"/>
    <w:uiPriority w:val="99"/>
    <w:semiHidden/>
    <w:unhideWhenUsed/>
    <w:rsid w:val="007C2254"/>
    <w:rPr>
      <w:color w:val="800080"/>
      <w:u w:val="single"/>
    </w:rPr>
  </w:style>
  <w:style w:type="character" w:styleId="HTMLCode">
    <w:name w:val="HTML Code"/>
    <w:basedOn w:val="DefaultParagraphFont"/>
    <w:uiPriority w:val="99"/>
    <w:semiHidden/>
    <w:unhideWhenUsed/>
    <w:rsid w:val="007C2254"/>
    <w:rPr>
      <w:rFonts w:ascii="Courier New" w:eastAsia="Times New Roman" w:hAnsi="Courier New" w:cs="Courier New"/>
      <w:sz w:val="20"/>
      <w:szCs w:val="20"/>
    </w:rPr>
  </w:style>
  <w:style w:type="paragraph" w:styleId="Revision">
    <w:name w:val="Revision"/>
    <w:hidden/>
    <w:uiPriority w:val="99"/>
    <w:semiHidden/>
    <w:rsid w:val="00662ECF"/>
    <w:pPr>
      <w:spacing w:after="0" w:line="240" w:lineRule="auto"/>
    </w:pPr>
    <w:rPr>
      <w:rFonts w:eastAsiaTheme="minorEastAsia"/>
      <w:lang w:val="en-GB"/>
    </w:rPr>
  </w:style>
  <w:style w:type="character" w:styleId="FollowedHyperlink">
    <w:name w:val="FollowedHyperlink"/>
    <w:basedOn w:val="DefaultParagraphFont"/>
    <w:uiPriority w:val="99"/>
    <w:semiHidden/>
    <w:unhideWhenUsed/>
    <w:rsid w:val="007C2254"/>
    <w:rPr>
      <w:color w:val="954F72" w:themeColor="followedHyperlink"/>
      <w:u w:val="single"/>
    </w:rPr>
  </w:style>
  <w:style w:type="paragraph" w:styleId="Bibliography">
    <w:name w:val="Bibliography"/>
    <w:basedOn w:val="Normal"/>
    <w:next w:val="Normal"/>
    <w:uiPriority w:val="37"/>
    <w:unhideWhenUsed/>
    <w:rsid w:val="007068BE"/>
    <w:pPr>
      <w:spacing w:after="0" w:line="480" w:lineRule="auto"/>
      <w:ind w:left="720" w:hanging="720"/>
    </w:pPr>
  </w:style>
  <w:style w:type="numbering" w:customStyle="1" w:styleId="NoList2">
    <w:name w:val="No List2"/>
    <w:next w:val="NoList"/>
    <w:uiPriority w:val="99"/>
    <w:semiHidden/>
    <w:unhideWhenUsed/>
    <w:rsid w:val="0010007B"/>
  </w:style>
  <w:style w:type="table" w:customStyle="1" w:styleId="LightGrid21">
    <w:name w:val="Light Grid21"/>
    <w:basedOn w:val="TableNormal"/>
    <w:uiPriority w:val="62"/>
    <w:rsid w:val="0010007B"/>
    <w:pPr>
      <w:spacing w:after="0" w:line="240" w:lineRule="auto"/>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SimSu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SimSu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List211">
    <w:name w:val="Medium List 211"/>
    <w:basedOn w:val="TableNormal"/>
    <w:uiPriority w:val="66"/>
    <w:rsid w:val="0010007B"/>
    <w:pPr>
      <w:spacing w:after="0" w:line="240" w:lineRule="auto"/>
    </w:pPr>
    <w:rPr>
      <w:rFonts w:ascii="Cambria" w:eastAsia="SimSun" w:hAnsi="Cambria"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GridTable6Colorful11">
    <w:name w:val="Grid Table 6 Colorful11"/>
    <w:basedOn w:val="TableNormal"/>
    <w:uiPriority w:val="51"/>
    <w:rsid w:val="0010007B"/>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basedOn w:val="TableNormal"/>
    <w:next w:val="TableGrid"/>
    <w:uiPriority w:val="39"/>
    <w:rsid w:val="00100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uiPriority w:val="99"/>
    <w:rsid w:val="0010007B"/>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2">
    <w:name w:val="Plain Table 22"/>
    <w:basedOn w:val="TableNormal"/>
    <w:next w:val="PlainTable2"/>
    <w:uiPriority w:val="99"/>
    <w:rsid w:val="0010007B"/>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uiPriority w:val="99"/>
    <w:rsid w:val="0010007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NoList3">
    <w:name w:val="No List3"/>
    <w:next w:val="NoList"/>
    <w:uiPriority w:val="99"/>
    <w:semiHidden/>
    <w:unhideWhenUsed/>
    <w:rsid w:val="0035227D"/>
  </w:style>
  <w:style w:type="table" w:customStyle="1" w:styleId="PlainTable51">
    <w:name w:val="Plain Table 51"/>
    <w:basedOn w:val="TableNormal"/>
    <w:next w:val="PlainTable5"/>
    <w:uiPriority w:val="45"/>
    <w:rsid w:val="0035227D"/>
    <w:pPr>
      <w:spacing w:after="0" w:line="240" w:lineRule="auto"/>
    </w:p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352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headerinstitution">
    <w:name w:val="content-header__institution"/>
    <w:basedOn w:val="DefaultParagraphFont"/>
    <w:rsid w:val="0035227D"/>
  </w:style>
  <w:style w:type="character" w:customStyle="1" w:styleId="content-headerinstitutionseparator">
    <w:name w:val="content-header__institution_separator"/>
    <w:basedOn w:val="DefaultParagraphFont"/>
    <w:rsid w:val="0035227D"/>
  </w:style>
  <w:style w:type="table" w:customStyle="1" w:styleId="TableGridLight1">
    <w:name w:val="Table Grid Light1"/>
    <w:basedOn w:val="TableNormal"/>
    <w:next w:val="TableGridLight"/>
    <w:uiPriority w:val="40"/>
    <w:rsid w:val="0035227D"/>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31">
    <w:name w:val="Plain Table 31"/>
    <w:basedOn w:val="TableNormal"/>
    <w:next w:val="PlainTable3"/>
    <w:uiPriority w:val="43"/>
    <w:rsid w:val="0035227D"/>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next w:val="PlainTable4"/>
    <w:uiPriority w:val="44"/>
    <w:rsid w:val="003522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TMLPreformatted">
    <w:name w:val="HTML Preformatted"/>
    <w:basedOn w:val="Normal"/>
    <w:link w:val="HTMLPreformattedChar"/>
    <w:uiPriority w:val="99"/>
    <w:semiHidden/>
    <w:unhideWhenUsed/>
    <w:rsid w:val="00352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227D"/>
    <w:rPr>
      <w:rFonts w:ascii="Courier New" w:eastAsia="Times New Roman" w:hAnsi="Courier New" w:cs="Courier New"/>
      <w:sz w:val="20"/>
      <w:szCs w:val="20"/>
    </w:rPr>
  </w:style>
  <w:style w:type="table" w:styleId="PlainTable5">
    <w:name w:val="Plain Table 5"/>
    <w:basedOn w:val="TableNormal"/>
    <w:uiPriority w:val="45"/>
    <w:rsid w:val="003522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3522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3522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522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D67903"/>
    <w:rPr>
      <w:rFonts w:asciiTheme="majorHAnsi" w:eastAsiaTheme="majorEastAsia" w:hAnsiTheme="majorHAnsi" w:cstheme="majorBidi"/>
      <w:color w:val="323E4F" w:themeColor="text2" w:themeShade="BF"/>
    </w:rPr>
  </w:style>
  <w:style w:type="numbering" w:customStyle="1" w:styleId="NoList4">
    <w:name w:val="No List4"/>
    <w:next w:val="NoList"/>
    <w:uiPriority w:val="99"/>
    <w:semiHidden/>
    <w:unhideWhenUsed/>
    <w:rsid w:val="004E09DA"/>
  </w:style>
  <w:style w:type="paragraph" w:customStyle="1" w:styleId="Default">
    <w:name w:val="Default"/>
    <w:rsid w:val="00662ECF"/>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PlainTable52">
    <w:name w:val="Plain Table 52"/>
    <w:basedOn w:val="TableNormal"/>
    <w:next w:val="PlainTable5"/>
    <w:uiPriority w:val="45"/>
    <w:rsid w:val="004E09DA"/>
    <w:pPr>
      <w:spacing w:after="0" w:line="240" w:lineRule="auto"/>
    </w:p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il">
    <w:name w:val="il"/>
    <w:basedOn w:val="DefaultParagraphFont"/>
    <w:rsid w:val="004E09DA"/>
  </w:style>
  <w:style w:type="paragraph" w:customStyle="1" w:styleId="Heading61">
    <w:name w:val="Heading 61"/>
    <w:basedOn w:val="Normal"/>
    <w:next w:val="Normal"/>
    <w:uiPriority w:val="9"/>
    <w:semiHidden/>
    <w:unhideWhenUsed/>
    <w:qFormat/>
    <w:rsid w:val="002D12E3"/>
    <w:pPr>
      <w:keepNext/>
      <w:keepLines/>
      <w:spacing w:before="200" w:after="0"/>
      <w:ind w:left="4320" w:hanging="360"/>
      <w:outlineLvl w:val="5"/>
    </w:pPr>
    <w:rPr>
      <w:rFonts w:ascii="Calibri Light" w:eastAsia="Times New Roman" w:hAnsi="Calibri Light" w:cs="Times New Roman"/>
      <w:i/>
      <w:iCs/>
      <w:color w:val="323E4F"/>
    </w:rPr>
  </w:style>
  <w:style w:type="paragraph" w:customStyle="1" w:styleId="Heading71">
    <w:name w:val="Heading 71"/>
    <w:basedOn w:val="Normal"/>
    <w:next w:val="Normal"/>
    <w:uiPriority w:val="9"/>
    <w:semiHidden/>
    <w:unhideWhenUsed/>
    <w:qFormat/>
    <w:rsid w:val="002D12E3"/>
    <w:pPr>
      <w:keepNext/>
      <w:keepLines/>
      <w:spacing w:before="200" w:after="0"/>
      <w:ind w:left="5040" w:hanging="360"/>
      <w:outlineLvl w:val="6"/>
    </w:pPr>
    <w:rPr>
      <w:rFonts w:ascii="Calibri Light" w:eastAsia="Times New Roman" w:hAnsi="Calibri Light" w:cs="Times New Roman"/>
      <w:i/>
      <w:iCs/>
      <w:color w:val="404040"/>
    </w:rPr>
  </w:style>
  <w:style w:type="paragraph" w:customStyle="1" w:styleId="Heading81">
    <w:name w:val="Heading 81"/>
    <w:basedOn w:val="Normal"/>
    <w:next w:val="Normal"/>
    <w:uiPriority w:val="9"/>
    <w:semiHidden/>
    <w:unhideWhenUsed/>
    <w:qFormat/>
    <w:rsid w:val="002D12E3"/>
    <w:pPr>
      <w:keepNext/>
      <w:keepLines/>
      <w:spacing w:before="200" w:after="0"/>
      <w:ind w:left="5760" w:hanging="360"/>
      <w:outlineLvl w:val="7"/>
    </w:pPr>
    <w:rPr>
      <w:rFonts w:ascii="Calibri Light" w:eastAsia="Times New Roman" w:hAnsi="Calibri Light" w:cs="Times New Roman"/>
      <w:color w:val="404040"/>
      <w:sz w:val="20"/>
      <w:szCs w:val="20"/>
    </w:rPr>
  </w:style>
  <w:style w:type="paragraph" w:customStyle="1" w:styleId="Heading91">
    <w:name w:val="Heading 91"/>
    <w:basedOn w:val="Normal"/>
    <w:next w:val="Normal"/>
    <w:uiPriority w:val="9"/>
    <w:semiHidden/>
    <w:unhideWhenUsed/>
    <w:qFormat/>
    <w:rsid w:val="002D12E3"/>
    <w:pPr>
      <w:keepNext/>
      <w:keepLines/>
      <w:spacing w:before="200" w:after="0"/>
      <w:ind w:left="6480" w:hanging="360"/>
      <w:outlineLvl w:val="8"/>
    </w:pPr>
    <w:rPr>
      <w:rFonts w:ascii="Calibri Light" w:eastAsia="Times New Roman" w:hAnsi="Calibri Light" w:cs="Times New Roman"/>
      <w:i/>
      <w:iCs/>
      <w:color w:val="404040"/>
      <w:sz w:val="20"/>
      <w:szCs w:val="20"/>
    </w:rPr>
  </w:style>
  <w:style w:type="character" w:customStyle="1" w:styleId="Heading6Char">
    <w:name w:val="Heading 6 Char"/>
    <w:basedOn w:val="DefaultParagraphFont"/>
    <w:link w:val="Heading6"/>
    <w:uiPriority w:val="9"/>
    <w:semiHidden/>
    <w:rsid w:val="002D12E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D12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12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2E3"/>
    <w:rPr>
      <w:rFonts w:asciiTheme="majorHAnsi" w:eastAsiaTheme="majorEastAsia" w:hAnsiTheme="majorHAnsi" w:cstheme="majorBidi"/>
      <w:i/>
      <w:iCs/>
      <w:color w:val="404040" w:themeColor="text1" w:themeTint="BF"/>
      <w:sz w:val="20"/>
      <w:szCs w:val="20"/>
    </w:rPr>
  </w:style>
  <w:style w:type="paragraph" w:customStyle="1" w:styleId="NoSpacing1">
    <w:name w:val="No Spacing1"/>
    <w:next w:val="NoSpacing"/>
    <w:link w:val="NoSpacingChar"/>
    <w:uiPriority w:val="1"/>
    <w:qFormat/>
    <w:rsid w:val="002D12E3"/>
    <w:pPr>
      <w:spacing w:after="0" w:line="240" w:lineRule="auto"/>
    </w:pPr>
    <w:rPr>
      <w:rFonts w:eastAsia="Times New Roman"/>
    </w:rPr>
  </w:style>
  <w:style w:type="character" w:customStyle="1" w:styleId="NoSpacingChar">
    <w:name w:val="No Spacing Char"/>
    <w:basedOn w:val="DefaultParagraphFont"/>
    <w:link w:val="NoSpacing1"/>
    <w:uiPriority w:val="1"/>
    <w:rsid w:val="002D12E3"/>
    <w:rPr>
      <w:rFonts w:eastAsia="Times New Roman"/>
    </w:rPr>
  </w:style>
  <w:style w:type="character" w:customStyle="1" w:styleId="apple-converted-space">
    <w:name w:val="apple-converted-space"/>
    <w:basedOn w:val="DefaultParagraphFont"/>
    <w:rsid w:val="002D12E3"/>
  </w:style>
  <w:style w:type="character" w:styleId="Emphasis">
    <w:name w:val="Emphasis"/>
    <w:basedOn w:val="DefaultParagraphFont"/>
    <w:uiPriority w:val="20"/>
    <w:qFormat/>
    <w:rsid w:val="002D12E3"/>
    <w:rPr>
      <w:i/>
      <w:iCs/>
      <w:color w:val="auto"/>
    </w:rPr>
  </w:style>
  <w:style w:type="paragraph" w:customStyle="1" w:styleId="Caption1">
    <w:name w:val="Caption1"/>
    <w:basedOn w:val="Normal"/>
    <w:next w:val="Normal"/>
    <w:uiPriority w:val="35"/>
    <w:semiHidden/>
    <w:unhideWhenUsed/>
    <w:qFormat/>
    <w:rsid w:val="002D12E3"/>
    <w:pPr>
      <w:spacing w:after="200" w:line="240" w:lineRule="auto"/>
    </w:pPr>
    <w:rPr>
      <w:rFonts w:eastAsia="Times New Roman"/>
      <w:i/>
      <w:iCs/>
      <w:color w:val="44546A"/>
      <w:sz w:val="18"/>
      <w:szCs w:val="18"/>
    </w:rPr>
  </w:style>
  <w:style w:type="paragraph" w:customStyle="1" w:styleId="Title1">
    <w:name w:val="Title1"/>
    <w:basedOn w:val="Normal"/>
    <w:next w:val="Normal"/>
    <w:uiPriority w:val="10"/>
    <w:qFormat/>
    <w:rsid w:val="002D12E3"/>
    <w:pPr>
      <w:spacing w:after="0" w:line="240" w:lineRule="auto"/>
      <w:contextualSpacing/>
    </w:pPr>
    <w:rPr>
      <w:rFonts w:ascii="Calibri Light" w:eastAsia="Times New Roman" w:hAnsi="Calibri Light" w:cs="Times New Roman"/>
      <w:color w:val="000000"/>
      <w:sz w:val="56"/>
      <w:szCs w:val="56"/>
    </w:rPr>
  </w:style>
  <w:style w:type="character" w:customStyle="1" w:styleId="TitleChar">
    <w:name w:val="Title Char"/>
    <w:basedOn w:val="DefaultParagraphFont"/>
    <w:link w:val="Title"/>
    <w:uiPriority w:val="10"/>
    <w:rsid w:val="007E3D8F"/>
    <w:rPr>
      <w:rFonts w:asciiTheme="majorHAnsi" w:eastAsiaTheme="majorEastAsia" w:hAnsiTheme="majorHAnsi" w:cstheme="majorBidi"/>
      <w:color w:val="000000" w:themeColor="text1"/>
      <w:sz w:val="48"/>
      <w:szCs w:val="56"/>
    </w:rPr>
  </w:style>
  <w:style w:type="paragraph" w:customStyle="1" w:styleId="Subtitle1">
    <w:name w:val="Subtitle1"/>
    <w:basedOn w:val="Normal"/>
    <w:next w:val="Normal"/>
    <w:uiPriority w:val="11"/>
    <w:qFormat/>
    <w:rsid w:val="007E3D8F"/>
    <w:pPr>
      <w:numPr>
        <w:ilvl w:val="1"/>
      </w:numPr>
    </w:pPr>
    <w:rPr>
      <w:rFonts w:eastAsia="Times New Roman"/>
      <w:color w:val="5A5A5A"/>
      <w:spacing w:val="10"/>
    </w:rPr>
  </w:style>
  <w:style w:type="character" w:customStyle="1" w:styleId="SubtitleChar">
    <w:name w:val="Subtitle Char"/>
    <w:basedOn w:val="DefaultParagraphFont"/>
    <w:link w:val="Subtitle"/>
    <w:uiPriority w:val="11"/>
    <w:rsid w:val="007E3D8F"/>
    <w:rPr>
      <w:rFonts w:eastAsiaTheme="minorEastAsia"/>
      <w:i/>
      <w:color w:val="404040" w:themeColor="text1" w:themeTint="BF"/>
      <w:spacing w:val="10"/>
      <w:sz w:val="28"/>
    </w:rPr>
  </w:style>
  <w:style w:type="character" w:customStyle="1" w:styleId="Strong1">
    <w:name w:val="Strong1"/>
    <w:basedOn w:val="DefaultParagraphFont"/>
    <w:uiPriority w:val="22"/>
    <w:qFormat/>
    <w:rsid w:val="002D12E3"/>
    <w:rPr>
      <w:b/>
      <w:bCs/>
      <w:color w:val="000000"/>
    </w:rPr>
  </w:style>
  <w:style w:type="paragraph" w:customStyle="1" w:styleId="Quote1">
    <w:name w:val="Quote1"/>
    <w:basedOn w:val="Normal"/>
    <w:next w:val="Normal"/>
    <w:uiPriority w:val="29"/>
    <w:qFormat/>
    <w:rsid w:val="002D12E3"/>
    <w:pPr>
      <w:spacing w:before="160"/>
      <w:ind w:left="720" w:right="720"/>
    </w:pPr>
    <w:rPr>
      <w:rFonts w:eastAsia="Times New Roman"/>
      <w:i/>
      <w:iCs/>
      <w:color w:val="000000"/>
    </w:rPr>
  </w:style>
  <w:style w:type="character" w:customStyle="1" w:styleId="QuoteChar">
    <w:name w:val="Quote Char"/>
    <w:basedOn w:val="DefaultParagraphFont"/>
    <w:link w:val="Quote"/>
    <w:uiPriority w:val="29"/>
    <w:rsid w:val="002D12E3"/>
    <w:rPr>
      <w:rFonts w:eastAsiaTheme="minorEastAsia"/>
      <w:i/>
      <w:iCs/>
      <w:color w:val="000000" w:themeColor="text1"/>
    </w:rPr>
  </w:style>
  <w:style w:type="paragraph" w:customStyle="1" w:styleId="IntenseQuote1">
    <w:name w:val="Intense Quote1"/>
    <w:basedOn w:val="Normal"/>
    <w:next w:val="Normal"/>
    <w:uiPriority w:val="30"/>
    <w:qFormat/>
    <w:rsid w:val="002D12E3"/>
    <w:pPr>
      <w:pBdr>
        <w:top w:val="single" w:sz="24" w:space="1" w:color="F2F2F2"/>
        <w:bottom w:val="single" w:sz="24" w:space="1" w:color="F2F2F2"/>
      </w:pBdr>
      <w:shd w:val="clear" w:color="auto" w:fill="F2F2F2"/>
      <w:spacing w:before="240" w:after="240"/>
      <w:ind w:left="936" w:right="936"/>
      <w:jc w:val="center"/>
    </w:pPr>
    <w:rPr>
      <w:rFonts w:eastAsia="Times New Roman"/>
      <w:color w:val="000000"/>
    </w:rPr>
  </w:style>
  <w:style w:type="character" w:customStyle="1" w:styleId="IntenseQuoteChar">
    <w:name w:val="Intense Quote Char"/>
    <w:basedOn w:val="DefaultParagraphFont"/>
    <w:link w:val="IntenseQuote"/>
    <w:uiPriority w:val="30"/>
    <w:rsid w:val="002D12E3"/>
    <w:rPr>
      <w:rFonts w:eastAsiaTheme="minorEastAsia"/>
      <w:color w:val="000000" w:themeColor="text1"/>
      <w:shd w:val="clear" w:color="auto" w:fill="F2F2F2" w:themeFill="background1" w:themeFillShade="F2"/>
    </w:rPr>
  </w:style>
  <w:style w:type="character" w:customStyle="1" w:styleId="SubtleEmphasis1">
    <w:name w:val="Subtle Emphasis1"/>
    <w:basedOn w:val="DefaultParagraphFont"/>
    <w:uiPriority w:val="19"/>
    <w:qFormat/>
    <w:rsid w:val="002D12E3"/>
    <w:rPr>
      <w:i/>
      <w:iCs/>
      <w:color w:val="404040"/>
    </w:rPr>
  </w:style>
  <w:style w:type="character" w:styleId="IntenseEmphasis">
    <w:name w:val="Intense Emphasis"/>
    <w:basedOn w:val="DefaultParagraphFont"/>
    <w:uiPriority w:val="21"/>
    <w:qFormat/>
    <w:rsid w:val="002D12E3"/>
    <w:rPr>
      <w:b/>
      <w:bCs/>
      <w:i/>
      <w:iCs/>
      <w:caps/>
    </w:rPr>
  </w:style>
  <w:style w:type="character" w:customStyle="1" w:styleId="SubtleReference1">
    <w:name w:val="Subtle Reference1"/>
    <w:basedOn w:val="DefaultParagraphFont"/>
    <w:uiPriority w:val="31"/>
    <w:qFormat/>
    <w:rsid w:val="002D12E3"/>
    <w:rPr>
      <w:smallCaps/>
      <w:color w:val="404040"/>
      <w:u w:val="single" w:color="7F7F7F"/>
    </w:rPr>
  </w:style>
  <w:style w:type="character" w:styleId="IntenseReference">
    <w:name w:val="Intense Reference"/>
    <w:basedOn w:val="DefaultParagraphFont"/>
    <w:uiPriority w:val="32"/>
    <w:qFormat/>
    <w:rsid w:val="002D12E3"/>
    <w:rPr>
      <w:b/>
      <w:bCs/>
      <w:smallCaps/>
      <w:u w:val="single"/>
    </w:rPr>
  </w:style>
  <w:style w:type="character" w:styleId="BookTitle">
    <w:name w:val="Book Title"/>
    <w:basedOn w:val="DefaultParagraphFont"/>
    <w:uiPriority w:val="33"/>
    <w:qFormat/>
    <w:rsid w:val="002D12E3"/>
    <w:rPr>
      <w:b w:val="0"/>
      <w:bCs w:val="0"/>
      <w:smallCaps/>
      <w:spacing w:val="5"/>
    </w:rPr>
  </w:style>
  <w:style w:type="table" w:customStyle="1" w:styleId="TableGrid3">
    <w:name w:val="Table Grid3"/>
    <w:basedOn w:val="TableNormal"/>
    <w:next w:val="TableGrid"/>
    <w:uiPriority w:val="39"/>
    <w:rsid w:val="002D12E3"/>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Text1">
    <w:name w:val="Footnote Text1"/>
    <w:basedOn w:val="Normal"/>
    <w:next w:val="FootnoteText"/>
    <w:link w:val="FootnoteTextChar"/>
    <w:uiPriority w:val="99"/>
    <w:semiHidden/>
    <w:unhideWhenUsed/>
    <w:rsid w:val="002D12E3"/>
    <w:pPr>
      <w:spacing w:after="0" w:line="240" w:lineRule="auto"/>
    </w:pPr>
    <w:rPr>
      <w:rFonts w:eastAsia="Times New Roman"/>
      <w:sz w:val="20"/>
      <w:szCs w:val="20"/>
    </w:rPr>
  </w:style>
  <w:style w:type="character" w:customStyle="1" w:styleId="FootnoteTextChar">
    <w:name w:val="Footnote Text Char"/>
    <w:basedOn w:val="DefaultParagraphFont"/>
    <w:link w:val="FootnoteText1"/>
    <w:uiPriority w:val="99"/>
    <w:semiHidden/>
    <w:rsid w:val="002D12E3"/>
    <w:rPr>
      <w:rFonts w:eastAsia="Times New Roman"/>
      <w:sz w:val="20"/>
      <w:szCs w:val="20"/>
    </w:rPr>
  </w:style>
  <w:style w:type="paragraph" w:customStyle="1" w:styleId="Standard">
    <w:name w:val="Standard"/>
    <w:rsid w:val="002D12E3"/>
    <w:pPr>
      <w:suppressAutoHyphens/>
      <w:autoSpaceDN w:val="0"/>
      <w:spacing w:after="0" w:line="240" w:lineRule="auto"/>
      <w:textAlignment w:val="baseline"/>
    </w:pPr>
    <w:rPr>
      <w:rFonts w:ascii="Times New Roman" w:eastAsia="Times New Roman" w:hAnsi="Times New Roman" w:cs="Times New Roman"/>
      <w:color w:val="000000"/>
      <w:kern w:val="3"/>
      <w:sz w:val="24"/>
      <w:szCs w:val="24"/>
    </w:rPr>
  </w:style>
  <w:style w:type="character" w:customStyle="1" w:styleId="Heading6Char1">
    <w:name w:val="Heading 6 Char1"/>
    <w:basedOn w:val="DefaultParagraphFont"/>
    <w:uiPriority w:val="9"/>
    <w:semiHidden/>
    <w:rsid w:val="002D12E3"/>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uiPriority w:val="9"/>
    <w:semiHidden/>
    <w:rsid w:val="002D12E3"/>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uiPriority w:val="9"/>
    <w:semiHidden/>
    <w:rsid w:val="002D12E3"/>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2D12E3"/>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62ECF"/>
    <w:pPr>
      <w:spacing w:after="0" w:line="240" w:lineRule="auto"/>
    </w:pPr>
    <w:rPr>
      <w:rFonts w:eastAsiaTheme="minorEastAsia"/>
    </w:rPr>
  </w:style>
  <w:style w:type="paragraph" w:styleId="Title">
    <w:name w:val="Title"/>
    <w:basedOn w:val="Normal"/>
    <w:next w:val="Normal"/>
    <w:link w:val="TitleChar"/>
    <w:uiPriority w:val="10"/>
    <w:qFormat/>
    <w:rsid w:val="007E3D8F"/>
    <w:pPr>
      <w:spacing w:after="0" w:line="240" w:lineRule="auto"/>
      <w:contextualSpacing/>
    </w:pPr>
    <w:rPr>
      <w:rFonts w:eastAsiaTheme="majorEastAsia" w:cstheme="majorBidi"/>
      <w:color w:val="000000" w:themeColor="text1"/>
      <w:sz w:val="48"/>
      <w:szCs w:val="56"/>
    </w:rPr>
  </w:style>
  <w:style w:type="character" w:customStyle="1" w:styleId="TitleChar1">
    <w:name w:val="Title Char1"/>
    <w:basedOn w:val="DefaultParagraphFont"/>
    <w:uiPriority w:val="10"/>
    <w:rsid w:val="002D1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D8F"/>
    <w:pPr>
      <w:numPr>
        <w:ilvl w:val="1"/>
      </w:numPr>
    </w:pPr>
    <w:rPr>
      <w:rFonts w:eastAsiaTheme="minorEastAsia"/>
      <w:i/>
      <w:color w:val="404040" w:themeColor="text1" w:themeTint="BF"/>
      <w:spacing w:val="10"/>
      <w:sz w:val="28"/>
    </w:rPr>
  </w:style>
  <w:style w:type="character" w:customStyle="1" w:styleId="SubtitleChar1">
    <w:name w:val="Subtitle Char1"/>
    <w:basedOn w:val="DefaultParagraphFont"/>
    <w:uiPriority w:val="11"/>
    <w:rsid w:val="002D12E3"/>
    <w:rPr>
      <w:rFonts w:eastAsiaTheme="minorEastAsia"/>
      <w:color w:val="5A5A5A" w:themeColor="text1" w:themeTint="A5"/>
      <w:spacing w:val="15"/>
    </w:rPr>
  </w:style>
  <w:style w:type="character" w:styleId="Strong">
    <w:name w:val="Strong"/>
    <w:basedOn w:val="DefaultParagraphFont"/>
    <w:uiPriority w:val="22"/>
    <w:qFormat/>
    <w:rsid w:val="00662ECF"/>
    <w:rPr>
      <w:b/>
      <w:bCs/>
      <w:color w:val="000000" w:themeColor="text1"/>
    </w:rPr>
  </w:style>
  <w:style w:type="paragraph" w:styleId="Quote">
    <w:name w:val="Quote"/>
    <w:basedOn w:val="Normal"/>
    <w:next w:val="Normal"/>
    <w:link w:val="QuoteChar"/>
    <w:uiPriority w:val="29"/>
    <w:qFormat/>
    <w:rsid w:val="00662ECF"/>
    <w:pPr>
      <w:spacing w:before="160"/>
      <w:ind w:left="720" w:right="720"/>
    </w:pPr>
    <w:rPr>
      <w:rFonts w:eastAsiaTheme="minorEastAsia"/>
      <w:i/>
      <w:iCs/>
      <w:color w:val="000000" w:themeColor="text1"/>
    </w:rPr>
  </w:style>
  <w:style w:type="character" w:customStyle="1" w:styleId="QuoteChar1">
    <w:name w:val="Quote Char1"/>
    <w:basedOn w:val="DefaultParagraphFont"/>
    <w:uiPriority w:val="29"/>
    <w:rsid w:val="002D12E3"/>
    <w:rPr>
      <w:i/>
      <w:iCs/>
      <w:color w:val="404040" w:themeColor="text1" w:themeTint="BF"/>
    </w:rPr>
  </w:style>
  <w:style w:type="paragraph" w:styleId="IntenseQuote">
    <w:name w:val="Intense Quote"/>
    <w:basedOn w:val="Normal"/>
    <w:next w:val="Normal"/>
    <w:link w:val="IntenseQuoteChar"/>
    <w:uiPriority w:val="30"/>
    <w:qFormat/>
    <w:rsid w:val="00662EC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rFonts w:eastAsiaTheme="minorEastAsia"/>
      <w:color w:val="000000" w:themeColor="text1"/>
    </w:rPr>
  </w:style>
  <w:style w:type="character" w:customStyle="1" w:styleId="IntenseQuoteChar1">
    <w:name w:val="Intense Quote Char1"/>
    <w:basedOn w:val="DefaultParagraphFont"/>
    <w:uiPriority w:val="30"/>
    <w:rsid w:val="002D12E3"/>
    <w:rPr>
      <w:i/>
      <w:iCs/>
      <w:color w:val="4472C4" w:themeColor="accent1"/>
    </w:rPr>
  </w:style>
  <w:style w:type="character" w:styleId="SubtleEmphasis">
    <w:name w:val="Subtle Emphasis"/>
    <w:basedOn w:val="DefaultParagraphFont"/>
    <w:uiPriority w:val="19"/>
    <w:qFormat/>
    <w:rsid w:val="002D12E3"/>
    <w:rPr>
      <w:i/>
      <w:iCs/>
      <w:color w:val="404040" w:themeColor="text1" w:themeTint="BF"/>
    </w:rPr>
  </w:style>
  <w:style w:type="character" w:styleId="SubtleReference">
    <w:name w:val="Subtle Reference"/>
    <w:basedOn w:val="DefaultParagraphFont"/>
    <w:uiPriority w:val="31"/>
    <w:qFormat/>
    <w:rsid w:val="00662ECF"/>
    <w:rPr>
      <w:smallCaps/>
      <w:color w:val="404040" w:themeColor="text1" w:themeTint="BF"/>
      <w:u w:val="single" w:color="7F7F7F" w:themeColor="text1" w:themeTint="80"/>
    </w:rPr>
  </w:style>
  <w:style w:type="paragraph" w:styleId="FootnoteText">
    <w:name w:val="footnote text"/>
    <w:basedOn w:val="Normal"/>
    <w:link w:val="FootnoteTextChar1"/>
    <w:uiPriority w:val="99"/>
    <w:semiHidden/>
    <w:unhideWhenUsed/>
    <w:rsid w:val="00662ECF"/>
    <w:pPr>
      <w:spacing w:after="0" w:line="240" w:lineRule="auto"/>
    </w:pPr>
    <w:rPr>
      <w:rFonts w:eastAsiaTheme="minorEastAsia"/>
      <w:sz w:val="20"/>
      <w:szCs w:val="20"/>
    </w:rPr>
  </w:style>
  <w:style w:type="character" w:customStyle="1" w:styleId="FootnoteTextChar1">
    <w:name w:val="Footnote Text Char1"/>
    <w:basedOn w:val="DefaultParagraphFont"/>
    <w:link w:val="FootnoteText"/>
    <w:uiPriority w:val="99"/>
    <w:semiHidden/>
    <w:rsid w:val="002D12E3"/>
    <w:rPr>
      <w:rFonts w:eastAsiaTheme="minorEastAsia"/>
      <w:sz w:val="20"/>
      <w:szCs w:val="20"/>
    </w:rPr>
  </w:style>
  <w:style w:type="character" w:customStyle="1" w:styleId="UnresolvedMention">
    <w:name w:val="Unresolved Mention"/>
    <w:basedOn w:val="DefaultParagraphFont"/>
    <w:uiPriority w:val="99"/>
    <w:semiHidden/>
    <w:unhideWhenUsed/>
    <w:rsid w:val="0073370B"/>
    <w:rPr>
      <w:color w:val="605E5C"/>
      <w:shd w:val="clear" w:color="auto" w:fill="E1DFDD"/>
    </w:rPr>
  </w:style>
  <w:style w:type="paragraph" w:styleId="TOC4">
    <w:name w:val="toc 4"/>
    <w:basedOn w:val="Normal"/>
    <w:next w:val="Normal"/>
    <w:autoRedefine/>
    <w:uiPriority w:val="39"/>
    <w:unhideWhenUsed/>
    <w:rsid w:val="00B43023"/>
    <w:pPr>
      <w:spacing w:after="100"/>
      <w:ind w:left="660"/>
    </w:pPr>
    <w:rPr>
      <w:rFonts w:eastAsiaTheme="minorEastAsia"/>
    </w:rPr>
  </w:style>
  <w:style w:type="paragraph" w:styleId="TOC5">
    <w:name w:val="toc 5"/>
    <w:basedOn w:val="Normal"/>
    <w:next w:val="Normal"/>
    <w:autoRedefine/>
    <w:uiPriority w:val="39"/>
    <w:unhideWhenUsed/>
    <w:rsid w:val="00B43023"/>
    <w:pPr>
      <w:spacing w:after="100"/>
      <w:ind w:left="880"/>
    </w:pPr>
    <w:rPr>
      <w:rFonts w:eastAsiaTheme="minorEastAsia"/>
    </w:rPr>
  </w:style>
  <w:style w:type="paragraph" w:styleId="TOC6">
    <w:name w:val="toc 6"/>
    <w:basedOn w:val="Normal"/>
    <w:next w:val="Normal"/>
    <w:autoRedefine/>
    <w:uiPriority w:val="39"/>
    <w:unhideWhenUsed/>
    <w:rsid w:val="00B43023"/>
    <w:pPr>
      <w:spacing w:after="100"/>
      <w:ind w:left="1100"/>
    </w:pPr>
    <w:rPr>
      <w:rFonts w:eastAsiaTheme="minorEastAsia"/>
    </w:rPr>
  </w:style>
  <w:style w:type="paragraph" w:styleId="TOC7">
    <w:name w:val="toc 7"/>
    <w:basedOn w:val="Normal"/>
    <w:next w:val="Normal"/>
    <w:autoRedefine/>
    <w:uiPriority w:val="39"/>
    <w:unhideWhenUsed/>
    <w:rsid w:val="00B43023"/>
    <w:pPr>
      <w:spacing w:after="100"/>
      <w:ind w:left="1320"/>
    </w:pPr>
    <w:rPr>
      <w:rFonts w:eastAsiaTheme="minorEastAsia"/>
    </w:rPr>
  </w:style>
  <w:style w:type="paragraph" w:styleId="TOC8">
    <w:name w:val="toc 8"/>
    <w:basedOn w:val="Normal"/>
    <w:next w:val="Normal"/>
    <w:autoRedefine/>
    <w:uiPriority w:val="39"/>
    <w:unhideWhenUsed/>
    <w:rsid w:val="00B43023"/>
    <w:pPr>
      <w:spacing w:after="100"/>
      <w:ind w:left="1540"/>
    </w:pPr>
    <w:rPr>
      <w:rFonts w:eastAsiaTheme="minorEastAsia"/>
    </w:rPr>
  </w:style>
  <w:style w:type="paragraph" w:styleId="TOC9">
    <w:name w:val="toc 9"/>
    <w:basedOn w:val="Normal"/>
    <w:next w:val="Normal"/>
    <w:autoRedefine/>
    <w:uiPriority w:val="39"/>
    <w:unhideWhenUsed/>
    <w:rsid w:val="00B43023"/>
    <w:pPr>
      <w:spacing w:after="100"/>
      <w:ind w:left="1760"/>
    </w:pPr>
    <w:rPr>
      <w:rFonts w:eastAsiaTheme="minorEastAsia"/>
    </w:rPr>
  </w:style>
  <w:style w:type="paragraph" w:styleId="Caption">
    <w:name w:val="caption"/>
    <w:basedOn w:val="Normal"/>
    <w:next w:val="Normal"/>
    <w:uiPriority w:val="35"/>
    <w:semiHidden/>
    <w:unhideWhenUsed/>
    <w:qFormat/>
    <w:rsid w:val="00662ECF"/>
    <w:pPr>
      <w:spacing w:after="200" w:line="240" w:lineRule="auto"/>
    </w:pPr>
    <w:rPr>
      <w:rFonts w:eastAsiaTheme="minorEastAsia"/>
      <w:i/>
      <w:iCs/>
      <w:color w:val="44546A" w:themeColor="text2"/>
      <w:sz w:val="18"/>
      <w:szCs w:val="18"/>
    </w:rPr>
  </w:style>
  <w:style w:type="character" w:customStyle="1" w:styleId="UnresolvedMention1">
    <w:name w:val="Unresolved Mention1"/>
    <w:basedOn w:val="DefaultParagraphFont"/>
    <w:uiPriority w:val="99"/>
    <w:semiHidden/>
    <w:unhideWhenUsed/>
    <w:rsid w:val="009113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776165">
      <w:bodyDiv w:val="1"/>
      <w:marLeft w:val="0"/>
      <w:marRight w:val="0"/>
      <w:marTop w:val="0"/>
      <w:marBottom w:val="0"/>
      <w:divBdr>
        <w:top w:val="none" w:sz="0" w:space="0" w:color="auto"/>
        <w:left w:val="none" w:sz="0" w:space="0" w:color="auto"/>
        <w:bottom w:val="none" w:sz="0" w:space="0" w:color="auto"/>
        <w:right w:val="none" w:sz="0" w:space="0" w:color="auto"/>
      </w:divBdr>
    </w:div>
    <w:div w:id="385880745">
      <w:bodyDiv w:val="1"/>
      <w:marLeft w:val="0"/>
      <w:marRight w:val="0"/>
      <w:marTop w:val="0"/>
      <w:marBottom w:val="0"/>
      <w:divBdr>
        <w:top w:val="none" w:sz="0" w:space="0" w:color="auto"/>
        <w:left w:val="none" w:sz="0" w:space="0" w:color="auto"/>
        <w:bottom w:val="none" w:sz="0" w:space="0" w:color="auto"/>
        <w:right w:val="none" w:sz="0" w:space="0" w:color="auto"/>
      </w:divBdr>
    </w:div>
    <w:div w:id="410931260">
      <w:bodyDiv w:val="1"/>
      <w:marLeft w:val="0"/>
      <w:marRight w:val="0"/>
      <w:marTop w:val="0"/>
      <w:marBottom w:val="0"/>
      <w:divBdr>
        <w:top w:val="none" w:sz="0" w:space="0" w:color="auto"/>
        <w:left w:val="none" w:sz="0" w:space="0" w:color="auto"/>
        <w:bottom w:val="none" w:sz="0" w:space="0" w:color="auto"/>
        <w:right w:val="none" w:sz="0" w:space="0" w:color="auto"/>
      </w:divBdr>
    </w:div>
    <w:div w:id="532427260">
      <w:bodyDiv w:val="1"/>
      <w:marLeft w:val="0"/>
      <w:marRight w:val="0"/>
      <w:marTop w:val="0"/>
      <w:marBottom w:val="0"/>
      <w:divBdr>
        <w:top w:val="none" w:sz="0" w:space="0" w:color="auto"/>
        <w:left w:val="none" w:sz="0" w:space="0" w:color="auto"/>
        <w:bottom w:val="none" w:sz="0" w:space="0" w:color="auto"/>
        <w:right w:val="none" w:sz="0" w:space="0" w:color="auto"/>
      </w:divBdr>
      <w:divsChild>
        <w:div w:id="1333340467">
          <w:marLeft w:val="0"/>
          <w:marRight w:val="108"/>
          <w:marTop w:val="18"/>
          <w:marBottom w:val="108"/>
          <w:divBdr>
            <w:top w:val="none" w:sz="0" w:space="0" w:color="auto"/>
            <w:left w:val="none" w:sz="0" w:space="0" w:color="auto"/>
            <w:bottom w:val="none" w:sz="0" w:space="0" w:color="auto"/>
            <w:right w:val="none" w:sz="0" w:space="0" w:color="auto"/>
          </w:divBdr>
          <w:divsChild>
            <w:div w:id="1573470895">
              <w:marLeft w:val="0"/>
              <w:marRight w:val="0"/>
              <w:marTop w:val="0"/>
              <w:marBottom w:val="0"/>
              <w:divBdr>
                <w:top w:val="none" w:sz="0" w:space="0" w:color="auto"/>
                <w:left w:val="none" w:sz="0" w:space="0" w:color="auto"/>
                <w:bottom w:val="none" w:sz="0" w:space="0" w:color="auto"/>
                <w:right w:val="none" w:sz="0" w:space="0" w:color="auto"/>
              </w:divBdr>
              <w:divsChild>
                <w:div w:id="2700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563842">
      <w:bodyDiv w:val="1"/>
      <w:marLeft w:val="0"/>
      <w:marRight w:val="0"/>
      <w:marTop w:val="0"/>
      <w:marBottom w:val="0"/>
      <w:divBdr>
        <w:top w:val="none" w:sz="0" w:space="0" w:color="auto"/>
        <w:left w:val="none" w:sz="0" w:space="0" w:color="auto"/>
        <w:bottom w:val="none" w:sz="0" w:space="0" w:color="auto"/>
        <w:right w:val="none" w:sz="0" w:space="0" w:color="auto"/>
      </w:divBdr>
    </w:div>
    <w:div w:id="1111627415">
      <w:bodyDiv w:val="1"/>
      <w:marLeft w:val="0"/>
      <w:marRight w:val="0"/>
      <w:marTop w:val="0"/>
      <w:marBottom w:val="0"/>
      <w:divBdr>
        <w:top w:val="none" w:sz="0" w:space="0" w:color="auto"/>
        <w:left w:val="none" w:sz="0" w:space="0" w:color="auto"/>
        <w:bottom w:val="none" w:sz="0" w:space="0" w:color="auto"/>
        <w:right w:val="none" w:sz="0" w:space="0" w:color="auto"/>
      </w:divBdr>
    </w:div>
    <w:div w:id="1301956777">
      <w:bodyDiv w:val="1"/>
      <w:marLeft w:val="0"/>
      <w:marRight w:val="0"/>
      <w:marTop w:val="0"/>
      <w:marBottom w:val="0"/>
      <w:divBdr>
        <w:top w:val="none" w:sz="0" w:space="0" w:color="auto"/>
        <w:left w:val="none" w:sz="0" w:space="0" w:color="auto"/>
        <w:bottom w:val="none" w:sz="0" w:space="0" w:color="auto"/>
        <w:right w:val="none" w:sz="0" w:space="0" w:color="auto"/>
      </w:divBdr>
    </w:div>
    <w:div w:id="1319764693">
      <w:bodyDiv w:val="1"/>
      <w:marLeft w:val="0"/>
      <w:marRight w:val="0"/>
      <w:marTop w:val="0"/>
      <w:marBottom w:val="0"/>
      <w:divBdr>
        <w:top w:val="none" w:sz="0" w:space="0" w:color="auto"/>
        <w:left w:val="none" w:sz="0" w:space="0" w:color="auto"/>
        <w:bottom w:val="none" w:sz="0" w:space="0" w:color="auto"/>
        <w:right w:val="none" w:sz="0" w:space="0" w:color="auto"/>
      </w:divBdr>
      <w:divsChild>
        <w:div w:id="631521647">
          <w:marLeft w:val="0"/>
          <w:marRight w:val="108"/>
          <w:marTop w:val="18"/>
          <w:marBottom w:val="108"/>
          <w:divBdr>
            <w:top w:val="none" w:sz="0" w:space="0" w:color="auto"/>
            <w:left w:val="none" w:sz="0" w:space="0" w:color="auto"/>
            <w:bottom w:val="none" w:sz="0" w:space="0" w:color="auto"/>
            <w:right w:val="none" w:sz="0" w:space="0" w:color="auto"/>
          </w:divBdr>
          <w:divsChild>
            <w:div w:id="679507207">
              <w:marLeft w:val="0"/>
              <w:marRight w:val="0"/>
              <w:marTop w:val="0"/>
              <w:marBottom w:val="0"/>
              <w:divBdr>
                <w:top w:val="none" w:sz="0" w:space="0" w:color="auto"/>
                <w:left w:val="none" w:sz="0" w:space="0" w:color="auto"/>
                <w:bottom w:val="none" w:sz="0" w:space="0" w:color="auto"/>
                <w:right w:val="none" w:sz="0" w:space="0" w:color="auto"/>
              </w:divBdr>
              <w:divsChild>
                <w:div w:id="593902787">
                  <w:marLeft w:val="0"/>
                  <w:marRight w:val="0"/>
                  <w:marTop w:val="0"/>
                  <w:marBottom w:val="0"/>
                  <w:divBdr>
                    <w:top w:val="none" w:sz="0" w:space="0" w:color="auto"/>
                    <w:left w:val="none" w:sz="0" w:space="0" w:color="auto"/>
                    <w:bottom w:val="none" w:sz="0" w:space="0" w:color="auto"/>
                    <w:right w:val="none" w:sz="0" w:space="0" w:color="auto"/>
                  </w:divBdr>
                  <w:divsChild>
                    <w:div w:id="502741875">
                      <w:marLeft w:val="0"/>
                      <w:marRight w:val="0"/>
                      <w:marTop w:val="0"/>
                      <w:marBottom w:val="0"/>
                      <w:divBdr>
                        <w:top w:val="none" w:sz="0" w:space="0" w:color="auto"/>
                        <w:left w:val="none" w:sz="0" w:space="0" w:color="auto"/>
                        <w:bottom w:val="none" w:sz="0" w:space="0" w:color="auto"/>
                        <w:right w:val="none" w:sz="0" w:space="0" w:color="auto"/>
                      </w:divBdr>
                      <w:divsChild>
                        <w:div w:id="6791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136499">
      <w:bodyDiv w:val="1"/>
      <w:marLeft w:val="0"/>
      <w:marRight w:val="0"/>
      <w:marTop w:val="0"/>
      <w:marBottom w:val="0"/>
      <w:divBdr>
        <w:top w:val="none" w:sz="0" w:space="0" w:color="auto"/>
        <w:left w:val="none" w:sz="0" w:space="0" w:color="auto"/>
        <w:bottom w:val="none" w:sz="0" w:space="0" w:color="auto"/>
        <w:right w:val="none" w:sz="0" w:space="0" w:color="auto"/>
      </w:divBdr>
    </w:div>
    <w:div w:id="1705593075">
      <w:bodyDiv w:val="1"/>
      <w:marLeft w:val="0"/>
      <w:marRight w:val="0"/>
      <w:marTop w:val="0"/>
      <w:marBottom w:val="0"/>
      <w:divBdr>
        <w:top w:val="none" w:sz="0" w:space="0" w:color="auto"/>
        <w:left w:val="none" w:sz="0" w:space="0" w:color="auto"/>
        <w:bottom w:val="none" w:sz="0" w:space="0" w:color="auto"/>
        <w:right w:val="none" w:sz="0" w:space="0" w:color="auto"/>
      </w:divBdr>
    </w:div>
    <w:div w:id="1754619251">
      <w:bodyDiv w:val="1"/>
      <w:marLeft w:val="0"/>
      <w:marRight w:val="0"/>
      <w:marTop w:val="0"/>
      <w:marBottom w:val="0"/>
      <w:divBdr>
        <w:top w:val="none" w:sz="0" w:space="0" w:color="auto"/>
        <w:left w:val="none" w:sz="0" w:space="0" w:color="auto"/>
        <w:bottom w:val="none" w:sz="0" w:space="0" w:color="auto"/>
        <w:right w:val="none" w:sz="0" w:space="0" w:color="auto"/>
      </w:divBdr>
    </w:div>
    <w:div w:id="1770661480">
      <w:bodyDiv w:val="1"/>
      <w:marLeft w:val="0"/>
      <w:marRight w:val="0"/>
      <w:marTop w:val="0"/>
      <w:marBottom w:val="0"/>
      <w:divBdr>
        <w:top w:val="none" w:sz="0" w:space="0" w:color="auto"/>
        <w:left w:val="none" w:sz="0" w:space="0" w:color="auto"/>
        <w:bottom w:val="none" w:sz="0" w:space="0" w:color="auto"/>
        <w:right w:val="none" w:sz="0" w:space="0" w:color="auto"/>
      </w:divBdr>
      <w:divsChild>
        <w:div w:id="1610165087">
          <w:marLeft w:val="126"/>
          <w:marRight w:val="126"/>
          <w:marTop w:val="0"/>
          <w:marBottom w:val="126"/>
          <w:divBdr>
            <w:top w:val="none" w:sz="0" w:space="0" w:color="auto"/>
            <w:left w:val="none" w:sz="0" w:space="0" w:color="auto"/>
            <w:bottom w:val="none" w:sz="0" w:space="0" w:color="auto"/>
            <w:right w:val="none" w:sz="0" w:space="0" w:color="auto"/>
          </w:divBdr>
          <w:divsChild>
            <w:div w:id="1191796572">
              <w:marLeft w:val="0"/>
              <w:marRight w:val="0"/>
              <w:marTop w:val="0"/>
              <w:marBottom w:val="0"/>
              <w:divBdr>
                <w:top w:val="none" w:sz="0" w:space="0" w:color="auto"/>
                <w:left w:val="none" w:sz="0" w:space="0" w:color="auto"/>
                <w:bottom w:val="none" w:sz="0" w:space="0" w:color="auto"/>
                <w:right w:val="none" w:sz="0" w:space="0" w:color="auto"/>
              </w:divBdr>
              <w:divsChild>
                <w:div w:id="387532059">
                  <w:marLeft w:val="0"/>
                  <w:marRight w:val="108"/>
                  <w:marTop w:val="18"/>
                  <w:marBottom w:val="108"/>
                  <w:divBdr>
                    <w:top w:val="none" w:sz="0" w:space="0" w:color="auto"/>
                    <w:left w:val="none" w:sz="0" w:space="0" w:color="auto"/>
                    <w:bottom w:val="none" w:sz="0" w:space="0" w:color="auto"/>
                    <w:right w:val="none" w:sz="0" w:space="0" w:color="auto"/>
                  </w:divBdr>
                  <w:divsChild>
                    <w:div w:id="770079993">
                      <w:marLeft w:val="0"/>
                      <w:marRight w:val="0"/>
                      <w:marTop w:val="0"/>
                      <w:marBottom w:val="0"/>
                      <w:divBdr>
                        <w:top w:val="none" w:sz="0" w:space="0" w:color="auto"/>
                        <w:left w:val="none" w:sz="0" w:space="0" w:color="auto"/>
                        <w:bottom w:val="none" w:sz="0" w:space="0" w:color="auto"/>
                        <w:right w:val="none" w:sz="0" w:space="0" w:color="auto"/>
                      </w:divBdr>
                      <w:divsChild>
                        <w:div w:id="232349927">
                          <w:marLeft w:val="0"/>
                          <w:marRight w:val="0"/>
                          <w:marTop w:val="0"/>
                          <w:marBottom w:val="0"/>
                          <w:divBdr>
                            <w:top w:val="none" w:sz="0" w:space="0" w:color="auto"/>
                            <w:left w:val="none" w:sz="0" w:space="0" w:color="auto"/>
                            <w:bottom w:val="none" w:sz="0" w:space="0" w:color="auto"/>
                            <w:right w:val="none" w:sz="0" w:space="0" w:color="auto"/>
                          </w:divBdr>
                          <w:divsChild>
                            <w:div w:id="1067993380">
                              <w:marLeft w:val="0"/>
                              <w:marRight w:val="0"/>
                              <w:marTop w:val="0"/>
                              <w:marBottom w:val="0"/>
                              <w:divBdr>
                                <w:top w:val="none" w:sz="0" w:space="0" w:color="auto"/>
                                <w:left w:val="none" w:sz="0" w:space="0" w:color="auto"/>
                                <w:bottom w:val="none" w:sz="0" w:space="0" w:color="auto"/>
                                <w:right w:val="none" w:sz="0" w:space="0" w:color="auto"/>
                              </w:divBdr>
                              <w:divsChild>
                                <w:div w:id="7130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31961">
      <w:bodyDiv w:val="1"/>
      <w:marLeft w:val="0"/>
      <w:marRight w:val="0"/>
      <w:marTop w:val="0"/>
      <w:marBottom w:val="0"/>
      <w:divBdr>
        <w:top w:val="none" w:sz="0" w:space="0" w:color="auto"/>
        <w:left w:val="none" w:sz="0" w:space="0" w:color="auto"/>
        <w:bottom w:val="none" w:sz="0" w:space="0" w:color="auto"/>
        <w:right w:val="none" w:sz="0" w:space="0" w:color="auto"/>
      </w:divBdr>
      <w:divsChild>
        <w:div w:id="1577521172">
          <w:marLeft w:val="126"/>
          <w:marRight w:val="126"/>
          <w:marTop w:val="0"/>
          <w:marBottom w:val="126"/>
          <w:divBdr>
            <w:top w:val="none" w:sz="0" w:space="0" w:color="auto"/>
            <w:left w:val="none" w:sz="0" w:space="0" w:color="auto"/>
            <w:bottom w:val="none" w:sz="0" w:space="0" w:color="auto"/>
            <w:right w:val="none" w:sz="0" w:space="0" w:color="auto"/>
          </w:divBdr>
          <w:divsChild>
            <w:div w:id="982853947">
              <w:marLeft w:val="0"/>
              <w:marRight w:val="0"/>
              <w:marTop w:val="0"/>
              <w:marBottom w:val="0"/>
              <w:divBdr>
                <w:top w:val="none" w:sz="0" w:space="0" w:color="auto"/>
                <w:left w:val="none" w:sz="0" w:space="0" w:color="auto"/>
                <w:bottom w:val="none" w:sz="0" w:space="0" w:color="auto"/>
                <w:right w:val="none" w:sz="0" w:space="0" w:color="auto"/>
              </w:divBdr>
              <w:divsChild>
                <w:div w:id="1203372374">
                  <w:marLeft w:val="0"/>
                  <w:marRight w:val="108"/>
                  <w:marTop w:val="18"/>
                  <w:marBottom w:val="108"/>
                  <w:divBdr>
                    <w:top w:val="none" w:sz="0" w:space="0" w:color="auto"/>
                    <w:left w:val="none" w:sz="0" w:space="0" w:color="auto"/>
                    <w:bottom w:val="none" w:sz="0" w:space="0" w:color="auto"/>
                    <w:right w:val="none" w:sz="0" w:space="0" w:color="auto"/>
                  </w:divBdr>
                  <w:divsChild>
                    <w:div w:id="1203127329">
                      <w:marLeft w:val="0"/>
                      <w:marRight w:val="0"/>
                      <w:marTop w:val="0"/>
                      <w:marBottom w:val="0"/>
                      <w:divBdr>
                        <w:top w:val="none" w:sz="0" w:space="0" w:color="auto"/>
                        <w:left w:val="none" w:sz="0" w:space="0" w:color="auto"/>
                        <w:bottom w:val="none" w:sz="0" w:space="0" w:color="auto"/>
                        <w:right w:val="none" w:sz="0" w:space="0" w:color="auto"/>
                      </w:divBdr>
                      <w:divsChild>
                        <w:div w:id="1199469121">
                          <w:marLeft w:val="0"/>
                          <w:marRight w:val="0"/>
                          <w:marTop w:val="0"/>
                          <w:marBottom w:val="0"/>
                          <w:divBdr>
                            <w:top w:val="none" w:sz="0" w:space="0" w:color="auto"/>
                            <w:left w:val="none" w:sz="0" w:space="0" w:color="auto"/>
                            <w:bottom w:val="none" w:sz="0" w:space="0" w:color="auto"/>
                            <w:right w:val="none" w:sz="0" w:space="0" w:color="auto"/>
                          </w:divBdr>
                          <w:divsChild>
                            <w:div w:id="1757358989">
                              <w:marLeft w:val="0"/>
                              <w:marRight w:val="0"/>
                              <w:marTop w:val="0"/>
                              <w:marBottom w:val="0"/>
                              <w:divBdr>
                                <w:top w:val="none" w:sz="0" w:space="0" w:color="auto"/>
                                <w:left w:val="none" w:sz="0" w:space="0" w:color="auto"/>
                                <w:bottom w:val="none" w:sz="0" w:space="0" w:color="auto"/>
                                <w:right w:val="none" w:sz="0" w:space="0" w:color="auto"/>
                              </w:divBdr>
                              <w:divsChild>
                                <w:div w:id="16233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5125">
      <w:bodyDiv w:val="1"/>
      <w:marLeft w:val="0"/>
      <w:marRight w:val="0"/>
      <w:marTop w:val="0"/>
      <w:marBottom w:val="0"/>
      <w:divBdr>
        <w:top w:val="none" w:sz="0" w:space="0" w:color="auto"/>
        <w:left w:val="none" w:sz="0" w:space="0" w:color="auto"/>
        <w:bottom w:val="none" w:sz="0" w:space="0" w:color="auto"/>
        <w:right w:val="none" w:sz="0" w:space="0" w:color="auto"/>
      </w:divBdr>
    </w:div>
    <w:div w:id="1885634396">
      <w:bodyDiv w:val="1"/>
      <w:marLeft w:val="0"/>
      <w:marRight w:val="0"/>
      <w:marTop w:val="0"/>
      <w:marBottom w:val="0"/>
      <w:divBdr>
        <w:top w:val="none" w:sz="0" w:space="0" w:color="auto"/>
        <w:left w:val="none" w:sz="0" w:space="0" w:color="auto"/>
        <w:bottom w:val="none" w:sz="0" w:space="0" w:color="auto"/>
        <w:right w:val="none" w:sz="0" w:space="0" w:color="auto"/>
      </w:divBdr>
    </w:div>
    <w:div w:id="1914779994">
      <w:bodyDiv w:val="1"/>
      <w:marLeft w:val="0"/>
      <w:marRight w:val="0"/>
      <w:marTop w:val="0"/>
      <w:marBottom w:val="0"/>
      <w:divBdr>
        <w:top w:val="none" w:sz="0" w:space="0" w:color="auto"/>
        <w:left w:val="none" w:sz="0" w:space="0" w:color="auto"/>
        <w:bottom w:val="none" w:sz="0" w:space="0" w:color="auto"/>
        <w:right w:val="none" w:sz="0" w:space="0" w:color="auto"/>
      </w:divBdr>
      <w:divsChild>
        <w:div w:id="708607491">
          <w:marLeft w:val="0"/>
          <w:marRight w:val="108"/>
          <w:marTop w:val="18"/>
          <w:marBottom w:val="108"/>
          <w:divBdr>
            <w:top w:val="none" w:sz="0" w:space="0" w:color="auto"/>
            <w:left w:val="none" w:sz="0" w:space="0" w:color="auto"/>
            <w:bottom w:val="none" w:sz="0" w:space="0" w:color="auto"/>
            <w:right w:val="none" w:sz="0" w:space="0" w:color="auto"/>
          </w:divBdr>
          <w:divsChild>
            <w:div w:id="1946302549">
              <w:marLeft w:val="0"/>
              <w:marRight w:val="0"/>
              <w:marTop w:val="0"/>
              <w:marBottom w:val="0"/>
              <w:divBdr>
                <w:top w:val="none" w:sz="0" w:space="0" w:color="auto"/>
                <w:left w:val="none" w:sz="0" w:space="0" w:color="auto"/>
                <w:bottom w:val="none" w:sz="0" w:space="0" w:color="auto"/>
                <w:right w:val="none" w:sz="0" w:space="0" w:color="auto"/>
              </w:divBdr>
              <w:divsChild>
                <w:div w:id="10774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724868">
      <w:bodyDiv w:val="1"/>
      <w:marLeft w:val="0"/>
      <w:marRight w:val="0"/>
      <w:marTop w:val="0"/>
      <w:marBottom w:val="0"/>
      <w:divBdr>
        <w:top w:val="none" w:sz="0" w:space="0" w:color="auto"/>
        <w:left w:val="none" w:sz="0" w:space="0" w:color="auto"/>
        <w:bottom w:val="none" w:sz="0" w:space="0" w:color="auto"/>
        <w:right w:val="none" w:sz="0" w:space="0" w:color="auto"/>
      </w:divBdr>
    </w:div>
    <w:div w:id="2109304822">
      <w:bodyDiv w:val="1"/>
      <w:marLeft w:val="0"/>
      <w:marRight w:val="0"/>
      <w:marTop w:val="0"/>
      <w:marBottom w:val="0"/>
      <w:divBdr>
        <w:top w:val="none" w:sz="0" w:space="0" w:color="auto"/>
        <w:left w:val="none" w:sz="0" w:space="0" w:color="auto"/>
        <w:bottom w:val="none" w:sz="0" w:space="0" w:color="auto"/>
        <w:right w:val="none" w:sz="0" w:space="0" w:color="auto"/>
      </w:divBdr>
    </w:div>
    <w:div w:id="211027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F99DE-B42E-4340-9371-4F90E4C05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36068</Words>
  <Characters>205592</Characters>
  <Application>Microsoft Office Word</Application>
  <DocSecurity>0</DocSecurity>
  <Lines>1713</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Monja Froboese</dc:creator>
  <cp:keywords/>
  <dc:description/>
  <cp:lastModifiedBy>Danai Papadopetraki</cp:lastModifiedBy>
  <cp:revision>2</cp:revision>
  <cp:lastPrinted>2019-05-22T14:04:00Z</cp:lastPrinted>
  <dcterms:created xsi:type="dcterms:W3CDTF">2019-08-12T17:13:00Z</dcterms:created>
  <dcterms:modified xsi:type="dcterms:W3CDTF">2019-08-12T17:13:00Z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id="MGGK8cer"/&gt;&lt;style id="http://www.zotero.org/styles/apa-modified" locale="en-US" hasBibliography="1" bibliographyStyleHasBeenSet="1"/&gt;&lt;prefs&gt;&lt;pref name="fieldType" value="Field"/&gt;&lt;pref name="autom</vt:lpwstr>
  </property>
  <property fmtid="{D5CDD505-2E9C-101B-9397-08002B2CF9AE}" pid="3" name="ZOTERO_PREF_2">
    <vt:lpwstr>aticJournalAbbreviations" value="true"/&gt;&lt;pref name="dontAskDelayCitationUpdates" value="true"/&gt;&lt;/prefs&gt;&lt;/data&gt;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cd38821e-93c2-3286-a52a-6eda58d5358c</vt:lpwstr>
  </property>
  <property fmtid="{D5CDD505-2E9C-101B-9397-08002B2CF9AE}" pid="26" name="Mendeley Citation Style_1">
    <vt:lpwstr>http://www.zotero.org/styles/nature</vt:lpwstr>
  </property>
</Properties>
</file>